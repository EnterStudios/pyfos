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501334" w14:textId="7865C5F4" w:rsidR="000D7BAF" w:rsidRPr="005F34D6" w:rsidDel="00DA5464" w:rsidRDefault="00F9361F" w:rsidP="001C2311">
      <w:pPr>
        <w:ind w:left="360"/>
        <w:jc w:val="center"/>
        <w:rPr>
          <w:del w:id="0" w:author="Stefan Jang" w:date="2018-03-13T19:12:00Z"/>
          <w:b/>
          <w:sz w:val="24"/>
          <w:szCs w:val="24"/>
          <w:u w:val="single"/>
          <w:rPrChange w:id="1" w:author="Stefan Jang" w:date="2018-03-13T17:25:00Z">
            <w:rPr>
              <w:del w:id="2" w:author="Stefan Jang" w:date="2018-03-13T19:12:00Z"/>
              <w:b/>
              <w:sz w:val="28"/>
              <w:szCs w:val="28"/>
              <w:u w:val="single"/>
            </w:rPr>
          </w:rPrChange>
        </w:rPr>
      </w:pPr>
      <w:del w:id="3" w:author="Stefan Jang" w:date="2018-03-13T19:12:00Z">
        <w:r w:rsidRPr="005F34D6" w:rsidDel="00DA5464">
          <w:rPr>
            <w:b/>
            <w:sz w:val="24"/>
            <w:szCs w:val="24"/>
            <w:u w:val="single"/>
            <w:rPrChange w:id="4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 xml:space="preserve">How to </w:delText>
        </w:r>
      </w:del>
      <w:del w:id="5" w:author="Stefan Jang" w:date="2018-03-13T12:38:00Z">
        <w:r w:rsidRPr="005F34D6" w:rsidDel="00712076">
          <w:rPr>
            <w:b/>
            <w:sz w:val="24"/>
            <w:szCs w:val="24"/>
            <w:u w:val="single"/>
            <w:rPrChange w:id="6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>install</w:delText>
        </w:r>
        <w:r w:rsidR="002B34C4" w:rsidRPr="005F34D6" w:rsidDel="00712076">
          <w:rPr>
            <w:b/>
            <w:sz w:val="24"/>
            <w:szCs w:val="24"/>
            <w:u w:val="single"/>
            <w:rPrChange w:id="7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>/setup</w:delText>
        </w:r>
        <w:r w:rsidRPr="005F34D6" w:rsidDel="00712076">
          <w:rPr>
            <w:b/>
            <w:sz w:val="24"/>
            <w:szCs w:val="24"/>
            <w:u w:val="single"/>
            <w:rPrChange w:id="8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 xml:space="preserve"> the CA </w:delText>
        </w:r>
      </w:del>
      <w:del w:id="9" w:author="Stefan Jang" w:date="2018-03-13T19:12:00Z">
        <w:r w:rsidRPr="005F34D6" w:rsidDel="00DA5464">
          <w:rPr>
            <w:b/>
            <w:sz w:val="24"/>
            <w:szCs w:val="24"/>
            <w:u w:val="single"/>
            <w:rPrChange w:id="10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 xml:space="preserve">certificate </w:delText>
        </w:r>
      </w:del>
      <w:del w:id="11" w:author="Stefan Jang" w:date="2018-03-13T12:38:00Z">
        <w:r w:rsidRPr="005F34D6" w:rsidDel="00712076">
          <w:rPr>
            <w:b/>
            <w:sz w:val="24"/>
            <w:szCs w:val="24"/>
            <w:u w:val="single"/>
            <w:rPrChange w:id="12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 xml:space="preserve">on the Linux VM server and </w:delText>
        </w:r>
        <w:r w:rsidR="001C2311" w:rsidRPr="005F34D6" w:rsidDel="00712076">
          <w:rPr>
            <w:b/>
            <w:sz w:val="24"/>
            <w:szCs w:val="24"/>
            <w:u w:val="single"/>
            <w:rPrChange w:id="13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>to FOS</w:delText>
        </w:r>
      </w:del>
      <w:del w:id="14" w:author="Stefan Jang" w:date="2018-03-13T19:12:00Z">
        <w:r w:rsidR="001C2311" w:rsidRPr="005F34D6" w:rsidDel="00DA5464">
          <w:rPr>
            <w:b/>
            <w:sz w:val="24"/>
            <w:szCs w:val="24"/>
            <w:u w:val="single"/>
            <w:rPrChange w:id="15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 xml:space="preserve"> </w:delText>
        </w:r>
      </w:del>
      <w:del w:id="16" w:author="Stefan Jang" w:date="2018-03-13T12:39:00Z">
        <w:r w:rsidR="001C2311" w:rsidRPr="005F34D6" w:rsidDel="00712076">
          <w:rPr>
            <w:b/>
            <w:sz w:val="24"/>
            <w:szCs w:val="24"/>
            <w:u w:val="single"/>
            <w:rPrChange w:id="17" w:author="Stefan Jang" w:date="2018-03-13T17:25:00Z">
              <w:rPr>
                <w:b/>
                <w:sz w:val="28"/>
                <w:szCs w:val="28"/>
                <w:u w:val="single"/>
              </w:rPr>
            </w:rPrChange>
          </w:rPr>
          <w:delText>switches so that the PYFOS can run under the secured CA mode.</w:delText>
        </w:r>
      </w:del>
    </w:p>
    <w:p w14:paraId="24FD6F55" w14:textId="73680CB6" w:rsidR="000D7BAF" w:rsidRPr="005F34D6" w:rsidDel="00DA5464" w:rsidRDefault="000D7BAF" w:rsidP="000D7BAF">
      <w:pPr>
        <w:ind w:left="360"/>
        <w:rPr>
          <w:del w:id="18" w:author="Stefan Jang" w:date="2018-03-13T19:12:00Z"/>
          <w:b/>
          <w:sz w:val="24"/>
          <w:szCs w:val="24"/>
          <w:rPrChange w:id="19" w:author="Stefan Jang" w:date="2018-03-13T17:24:00Z">
            <w:rPr>
              <w:del w:id="20" w:author="Stefan Jang" w:date="2018-03-13T19:12:00Z"/>
              <w:b/>
              <w:sz w:val="40"/>
              <w:szCs w:val="40"/>
            </w:rPr>
          </w:rPrChange>
        </w:rPr>
      </w:pPr>
    </w:p>
    <w:p w14:paraId="29A4E79F" w14:textId="522DD23F" w:rsidR="001C2311" w:rsidRPr="005F34D6" w:rsidDel="00DA5464" w:rsidRDefault="001C2311" w:rsidP="000D7BAF">
      <w:pPr>
        <w:ind w:left="360"/>
        <w:rPr>
          <w:del w:id="21" w:author="Stefan Jang" w:date="2018-03-13T19:12:00Z"/>
          <w:b/>
          <w:sz w:val="24"/>
          <w:szCs w:val="24"/>
          <w:rPrChange w:id="22" w:author="Stefan Jang" w:date="2018-03-13T17:24:00Z">
            <w:rPr>
              <w:del w:id="23" w:author="Stefan Jang" w:date="2018-03-13T19:12:00Z"/>
              <w:b/>
              <w:sz w:val="28"/>
              <w:szCs w:val="28"/>
            </w:rPr>
          </w:rPrChange>
        </w:rPr>
      </w:pPr>
      <w:del w:id="24" w:author="Stefan Jang" w:date="2018-03-13T19:12:00Z">
        <w:r w:rsidRPr="005F34D6" w:rsidDel="00DA5464">
          <w:rPr>
            <w:b/>
            <w:sz w:val="24"/>
            <w:szCs w:val="24"/>
            <w:rPrChange w:id="25" w:author="Stefan Jang" w:date="2018-03-13T17:24:00Z">
              <w:rPr>
                <w:b/>
                <w:sz w:val="28"/>
                <w:szCs w:val="28"/>
              </w:rPr>
            </w:rPrChange>
          </w:rPr>
          <w:delText>Definition/Glossary</w:delText>
        </w:r>
      </w:del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65"/>
        <w:gridCol w:w="6925"/>
      </w:tblGrid>
      <w:tr w:rsidR="001C2311" w:rsidRPr="005F34D6" w:rsidDel="00DA5464" w14:paraId="634CC684" w14:textId="0363DA58" w:rsidTr="001C2311">
        <w:trPr>
          <w:del w:id="26" w:author="Stefan Jang" w:date="2018-03-13T19:12:00Z"/>
        </w:trPr>
        <w:tc>
          <w:tcPr>
            <w:tcW w:w="2065" w:type="dxa"/>
          </w:tcPr>
          <w:p w14:paraId="36568D23" w14:textId="495E33F3" w:rsidR="001C2311" w:rsidRPr="005F34D6" w:rsidDel="00DA5464" w:rsidRDefault="001C2311" w:rsidP="000D7BAF">
            <w:pPr>
              <w:rPr>
                <w:del w:id="27" w:author="Stefan Jang" w:date="2018-03-13T19:12:00Z"/>
                <w:sz w:val="24"/>
                <w:szCs w:val="24"/>
                <w:rPrChange w:id="28" w:author="Stefan Jang" w:date="2018-03-13T17:24:00Z">
                  <w:rPr>
                    <w:del w:id="29" w:author="Stefan Jang" w:date="2018-03-13T19:12:00Z"/>
                    <w:sz w:val="28"/>
                    <w:szCs w:val="28"/>
                  </w:rPr>
                </w:rPrChange>
              </w:rPr>
            </w:pPr>
            <w:bookmarkStart w:id="30" w:name="_GoBack"/>
            <w:bookmarkEnd w:id="30"/>
            <w:del w:id="31" w:author="Stefan Jang" w:date="2018-03-13T19:12:00Z">
              <w:r w:rsidRPr="005F34D6" w:rsidDel="00DA5464">
                <w:rPr>
                  <w:sz w:val="24"/>
                  <w:szCs w:val="24"/>
                  <w:rPrChange w:id="32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CA</w:delText>
              </w:r>
            </w:del>
          </w:p>
        </w:tc>
        <w:tc>
          <w:tcPr>
            <w:tcW w:w="6925" w:type="dxa"/>
          </w:tcPr>
          <w:p w14:paraId="31715168" w14:textId="12C3FA3E" w:rsidR="001C2311" w:rsidRPr="005F34D6" w:rsidDel="00DA5464" w:rsidRDefault="001C2311" w:rsidP="000D7BAF">
            <w:pPr>
              <w:rPr>
                <w:del w:id="33" w:author="Stefan Jang" w:date="2018-03-13T19:12:00Z"/>
                <w:sz w:val="24"/>
                <w:szCs w:val="24"/>
                <w:rPrChange w:id="34" w:author="Stefan Jang" w:date="2018-03-13T17:24:00Z">
                  <w:rPr>
                    <w:del w:id="35" w:author="Stefan Jang" w:date="2018-03-13T19:12:00Z"/>
                    <w:sz w:val="28"/>
                    <w:szCs w:val="28"/>
                  </w:rPr>
                </w:rPrChange>
              </w:rPr>
            </w:pPr>
            <w:del w:id="36" w:author="Stefan Jang" w:date="2018-03-13T19:12:00Z">
              <w:r w:rsidRPr="005F34D6" w:rsidDel="00DA5464">
                <w:rPr>
                  <w:sz w:val="24"/>
                  <w:szCs w:val="24"/>
                  <w:rPrChange w:id="37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Certification Authority</w:delText>
              </w:r>
            </w:del>
          </w:p>
        </w:tc>
      </w:tr>
      <w:tr w:rsidR="001C2311" w:rsidRPr="005F34D6" w:rsidDel="00DA5464" w14:paraId="512656E4" w14:textId="34A39618" w:rsidTr="001C2311">
        <w:trPr>
          <w:del w:id="38" w:author="Stefan Jang" w:date="2018-03-13T19:12:00Z"/>
        </w:trPr>
        <w:tc>
          <w:tcPr>
            <w:tcW w:w="2065" w:type="dxa"/>
          </w:tcPr>
          <w:p w14:paraId="13689796" w14:textId="51B7F1C9" w:rsidR="001C2311" w:rsidRPr="005F34D6" w:rsidDel="00DA5464" w:rsidRDefault="001C2311" w:rsidP="000D7BAF">
            <w:pPr>
              <w:rPr>
                <w:del w:id="39" w:author="Stefan Jang" w:date="2018-03-13T19:12:00Z"/>
                <w:sz w:val="24"/>
                <w:szCs w:val="24"/>
                <w:rPrChange w:id="40" w:author="Stefan Jang" w:date="2018-03-13T17:24:00Z">
                  <w:rPr>
                    <w:del w:id="41" w:author="Stefan Jang" w:date="2018-03-13T19:12:00Z"/>
                    <w:sz w:val="28"/>
                    <w:szCs w:val="28"/>
                  </w:rPr>
                </w:rPrChange>
              </w:rPr>
            </w:pPr>
            <w:del w:id="42" w:author="Stefan Jang" w:date="2018-03-13T19:12:00Z">
              <w:r w:rsidRPr="005F34D6" w:rsidDel="00DA5464">
                <w:rPr>
                  <w:sz w:val="24"/>
                  <w:szCs w:val="24"/>
                  <w:rPrChange w:id="43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SSL</w:delText>
              </w:r>
            </w:del>
          </w:p>
        </w:tc>
        <w:tc>
          <w:tcPr>
            <w:tcW w:w="6925" w:type="dxa"/>
          </w:tcPr>
          <w:p w14:paraId="2E8C22F8" w14:textId="2035379F" w:rsidR="001C2311" w:rsidRPr="005F34D6" w:rsidDel="00DA5464" w:rsidRDefault="001C2311" w:rsidP="000D7BAF">
            <w:pPr>
              <w:rPr>
                <w:del w:id="44" w:author="Stefan Jang" w:date="2018-03-13T19:12:00Z"/>
                <w:sz w:val="24"/>
                <w:szCs w:val="24"/>
                <w:rPrChange w:id="45" w:author="Stefan Jang" w:date="2018-03-13T17:24:00Z">
                  <w:rPr>
                    <w:del w:id="46" w:author="Stefan Jang" w:date="2018-03-13T19:12:00Z"/>
                    <w:sz w:val="28"/>
                    <w:szCs w:val="28"/>
                  </w:rPr>
                </w:rPrChange>
              </w:rPr>
            </w:pPr>
            <w:del w:id="47" w:author="Stefan Jang" w:date="2018-03-13T19:12:00Z">
              <w:r w:rsidRPr="005F34D6" w:rsidDel="00DA5464">
                <w:rPr>
                  <w:sz w:val="24"/>
                  <w:szCs w:val="24"/>
                  <w:rPrChange w:id="48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Secure Sockets Layer</w:delText>
              </w:r>
            </w:del>
          </w:p>
        </w:tc>
      </w:tr>
      <w:tr w:rsidR="001C2311" w:rsidRPr="005F34D6" w:rsidDel="00DA5464" w14:paraId="4F475635" w14:textId="16393592" w:rsidTr="001C2311">
        <w:trPr>
          <w:del w:id="49" w:author="Stefan Jang" w:date="2018-03-13T19:12:00Z"/>
        </w:trPr>
        <w:tc>
          <w:tcPr>
            <w:tcW w:w="2065" w:type="dxa"/>
          </w:tcPr>
          <w:p w14:paraId="46E037A7" w14:textId="39647487" w:rsidR="001C2311" w:rsidRPr="005F34D6" w:rsidDel="00DA5464" w:rsidRDefault="001C2311" w:rsidP="000D7BAF">
            <w:pPr>
              <w:rPr>
                <w:del w:id="50" w:author="Stefan Jang" w:date="2018-03-13T19:12:00Z"/>
                <w:sz w:val="24"/>
                <w:szCs w:val="24"/>
                <w:rPrChange w:id="51" w:author="Stefan Jang" w:date="2018-03-13T17:24:00Z">
                  <w:rPr>
                    <w:del w:id="52" w:author="Stefan Jang" w:date="2018-03-13T19:12:00Z"/>
                    <w:sz w:val="28"/>
                    <w:szCs w:val="28"/>
                  </w:rPr>
                </w:rPrChange>
              </w:rPr>
            </w:pPr>
            <w:del w:id="53" w:author="Stefan Jang" w:date="2018-03-13T19:12:00Z">
              <w:r w:rsidRPr="005F34D6" w:rsidDel="00DA5464">
                <w:rPr>
                  <w:sz w:val="24"/>
                  <w:szCs w:val="24"/>
                  <w:rPrChange w:id="54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csr</w:delText>
              </w:r>
            </w:del>
            <w:ins w:id="55" w:author="Tom Chen" w:date="2018-03-10T19:29:00Z">
              <w:del w:id="56" w:author="Stefan Jang" w:date="2018-03-13T19:12:00Z">
                <w:r w:rsidR="00977F36" w:rsidRPr="005F34D6" w:rsidDel="00DA5464">
                  <w:rPr>
                    <w:sz w:val="24"/>
                    <w:szCs w:val="24"/>
                    <w:rPrChange w:id="57" w:author="Stefan Jang" w:date="2018-03-13T17:24:00Z">
                      <w:rPr>
                        <w:sz w:val="28"/>
                        <w:szCs w:val="28"/>
                      </w:rPr>
                    </w:rPrChange>
                  </w:rPr>
                  <w:delText>CSR</w:delText>
                </w:r>
              </w:del>
            </w:ins>
          </w:p>
        </w:tc>
        <w:tc>
          <w:tcPr>
            <w:tcW w:w="6925" w:type="dxa"/>
          </w:tcPr>
          <w:p w14:paraId="22C3DECE" w14:textId="24240DFC" w:rsidR="001C2311" w:rsidRPr="005F34D6" w:rsidDel="00DA5464" w:rsidRDefault="001C2311" w:rsidP="000D7BAF">
            <w:pPr>
              <w:rPr>
                <w:del w:id="58" w:author="Stefan Jang" w:date="2018-03-13T19:12:00Z"/>
                <w:sz w:val="24"/>
                <w:szCs w:val="24"/>
                <w:rPrChange w:id="59" w:author="Stefan Jang" w:date="2018-03-13T17:24:00Z">
                  <w:rPr>
                    <w:del w:id="60" w:author="Stefan Jang" w:date="2018-03-13T19:12:00Z"/>
                    <w:sz w:val="28"/>
                    <w:szCs w:val="28"/>
                  </w:rPr>
                </w:rPrChange>
              </w:rPr>
            </w:pPr>
            <w:del w:id="61" w:author="Stefan Jang" w:date="2018-03-13T19:12:00Z">
              <w:r w:rsidRPr="005F34D6" w:rsidDel="00DA5464">
                <w:rPr>
                  <w:sz w:val="24"/>
                  <w:szCs w:val="24"/>
                  <w:rPrChange w:id="62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Certificate Signing Request is a specially formatted encrypted message sent from a SSL digital applicant to a CA</w:delText>
              </w:r>
            </w:del>
          </w:p>
        </w:tc>
      </w:tr>
      <w:tr w:rsidR="001C2311" w:rsidRPr="005F34D6" w:rsidDel="00DA5464" w14:paraId="5470D611" w14:textId="073529A4" w:rsidTr="001C2311">
        <w:trPr>
          <w:del w:id="63" w:author="Stefan Jang" w:date="2018-03-13T19:12:00Z"/>
        </w:trPr>
        <w:tc>
          <w:tcPr>
            <w:tcW w:w="2065" w:type="dxa"/>
          </w:tcPr>
          <w:p w14:paraId="7EC31321" w14:textId="54044B7E" w:rsidR="001C2311" w:rsidRPr="005F34D6" w:rsidDel="00DA5464" w:rsidRDefault="001C2311" w:rsidP="000D7BAF">
            <w:pPr>
              <w:rPr>
                <w:del w:id="64" w:author="Stefan Jang" w:date="2018-03-13T19:12:00Z"/>
                <w:sz w:val="24"/>
                <w:szCs w:val="24"/>
                <w:rPrChange w:id="65" w:author="Stefan Jang" w:date="2018-03-13T17:24:00Z">
                  <w:rPr>
                    <w:del w:id="66" w:author="Stefan Jang" w:date="2018-03-13T19:12:00Z"/>
                    <w:sz w:val="28"/>
                    <w:szCs w:val="28"/>
                  </w:rPr>
                </w:rPrChange>
              </w:rPr>
            </w:pPr>
            <w:del w:id="67" w:author="Stefan Jang" w:date="2018-03-13T19:12:00Z">
              <w:r w:rsidRPr="005F34D6" w:rsidDel="00DA5464">
                <w:rPr>
                  <w:sz w:val="24"/>
                  <w:szCs w:val="24"/>
                  <w:rPrChange w:id="68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PEM</w:delText>
              </w:r>
            </w:del>
          </w:p>
        </w:tc>
        <w:tc>
          <w:tcPr>
            <w:tcW w:w="6925" w:type="dxa"/>
          </w:tcPr>
          <w:p w14:paraId="1CC1DE10" w14:textId="45952EE7" w:rsidR="001C2311" w:rsidRPr="005F34D6" w:rsidDel="00DA5464" w:rsidRDefault="001C2311" w:rsidP="000D7BAF">
            <w:pPr>
              <w:rPr>
                <w:del w:id="69" w:author="Stefan Jang" w:date="2018-03-13T19:12:00Z"/>
                <w:sz w:val="24"/>
                <w:szCs w:val="24"/>
                <w:rPrChange w:id="70" w:author="Stefan Jang" w:date="2018-03-13T17:24:00Z">
                  <w:rPr>
                    <w:del w:id="71" w:author="Stefan Jang" w:date="2018-03-13T19:12:00Z"/>
                    <w:sz w:val="28"/>
                    <w:szCs w:val="28"/>
                  </w:rPr>
                </w:rPrChange>
              </w:rPr>
            </w:pPr>
            <w:del w:id="72" w:author="Stefan Jang" w:date="2018-03-13T19:12:00Z">
              <w:r w:rsidRPr="005F34D6" w:rsidDel="00DA5464">
                <w:rPr>
                  <w:sz w:val="24"/>
                  <w:szCs w:val="24"/>
                  <w:rPrChange w:id="73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Privacy-Enhanced Mail is a Based64 encoded DER certificates.</w:delText>
              </w:r>
            </w:del>
          </w:p>
        </w:tc>
      </w:tr>
      <w:tr w:rsidR="001C2311" w:rsidRPr="005F34D6" w:rsidDel="00AF4AFF" w14:paraId="1E7005B0" w14:textId="0C3227FC" w:rsidTr="001C2311">
        <w:trPr>
          <w:del w:id="74" w:author="Stefan Jang" w:date="2018-03-13T16:14:00Z"/>
        </w:trPr>
        <w:tc>
          <w:tcPr>
            <w:tcW w:w="2065" w:type="dxa"/>
          </w:tcPr>
          <w:p w14:paraId="07D1243E" w14:textId="5BBF73B3" w:rsidR="001C2311" w:rsidRPr="005F34D6" w:rsidDel="00AF4AFF" w:rsidRDefault="001C2311" w:rsidP="000D7BAF">
            <w:pPr>
              <w:rPr>
                <w:del w:id="75" w:author="Stefan Jang" w:date="2018-03-13T16:14:00Z"/>
                <w:sz w:val="24"/>
                <w:szCs w:val="24"/>
                <w:rPrChange w:id="76" w:author="Stefan Jang" w:date="2018-03-13T17:24:00Z">
                  <w:rPr>
                    <w:del w:id="77" w:author="Stefan Jang" w:date="2018-03-13T16:14:00Z"/>
                    <w:sz w:val="28"/>
                    <w:szCs w:val="28"/>
                  </w:rPr>
                </w:rPrChange>
              </w:rPr>
            </w:pPr>
          </w:p>
        </w:tc>
        <w:tc>
          <w:tcPr>
            <w:tcW w:w="6925" w:type="dxa"/>
          </w:tcPr>
          <w:p w14:paraId="7D681EBC" w14:textId="5AC6803A" w:rsidR="001C2311" w:rsidRPr="005F34D6" w:rsidDel="00AF4AFF" w:rsidRDefault="001C2311" w:rsidP="000D7BAF">
            <w:pPr>
              <w:rPr>
                <w:del w:id="78" w:author="Stefan Jang" w:date="2018-03-13T16:14:00Z"/>
                <w:sz w:val="24"/>
                <w:szCs w:val="24"/>
                <w:rPrChange w:id="79" w:author="Stefan Jang" w:date="2018-03-13T17:24:00Z">
                  <w:rPr>
                    <w:del w:id="80" w:author="Stefan Jang" w:date="2018-03-13T16:14:00Z"/>
                    <w:sz w:val="28"/>
                    <w:szCs w:val="28"/>
                  </w:rPr>
                </w:rPrChange>
              </w:rPr>
            </w:pPr>
          </w:p>
        </w:tc>
      </w:tr>
      <w:tr w:rsidR="001C2311" w:rsidRPr="005F34D6" w:rsidDel="00AF4AFF" w14:paraId="0858056E" w14:textId="156208E7" w:rsidTr="001C2311">
        <w:trPr>
          <w:del w:id="81" w:author="Stefan Jang" w:date="2018-03-13T16:14:00Z"/>
        </w:trPr>
        <w:tc>
          <w:tcPr>
            <w:tcW w:w="2065" w:type="dxa"/>
          </w:tcPr>
          <w:p w14:paraId="4A970049" w14:textId="7B34AC22" w:rsidR="001C2311" w:rsidRPr="005F34D6" w:rsidDel="00AF4AFF" w:rsidRDefault="001C2311" w:rsidP="000D7BAF">
            <w:pPr>
              <w:rPr>
                <w:del w:id="82" w:author="Stefan Jang" w:date="2018-03-13T16:14:00Z"/>
                <w:sz w:val="24"/>
                <w:szCs w:val="24"/>
                <w:rPrChange w:id="83" w:author="Stefan Jang" w:date="2018-03-13T17:24:00Z">
                  <w:rPr>
                    <w:del w:id="84" w:author="Stefan Jang" w:date="2018-03-13T16:14:00Z"/>
                    <w:sz w:val="28"/>
                    <w:szCs w:val="28"/>
                  </w:rPr>
                </w:rPrChange>
              </w:rPr>
            </w:pPr>
          </w:p>
        </w:tc>
        <w:tc>
          <w:tcPr>
            <w:tcW w:w="6925" w:type="dxa"/>
          </w:tcPr>
          <w:p w14:paraId="1DF2D813" w14:textId="2EBCA065" w:rsidR="001C2311" w:rsidRPr="005F34D6" w:rsidDel="00AF4AFF" w:rsidRDefault="001C2311" w:rsidP="000D7BAF">
            <w:pPr>
              <w:rPr>
                <w:del w:id="85" w:author="Stefan Jang" w:date="2018-03-13T16:14:00Z"/>
                <w:sz w:val="24"/>
                <w:szCs w:val="24"/>
                <w:rPrChange w:id="86" w:author="Stefan Jang" w:date="2018-03-13T17:24:00Z">
                  <w:rPr>
                    <w:del w:id="87" w:author="Stefan Jang" w:date="2018-03-13T16:14:00Z"/>
                    <w:sz w:val="28"/>
                    <w:szCs w:val="28"/>
                  </w:rPr>
                </w:rPrChange>
              </w:rPr>
            </w:pPr>
          </w:p>
        </w:tc>
      </w:tr>
      <w:tr w:rsidR="001C2311" w:rsidRPr="005F34D6" w:rsidDel="00712076" w14:paraId="19707C56" w14:textId="003E71C1" w:rsidTr="001C2311">
        <w:trPr>
          <w:del w:id="88" w:author="Stefan Jang" w:date="2018-03-13T12:40:00Z"/>
        </w:trPr>
        <w:tc>
          <w:tcPr>
            <w:tcW w:w="2065" w:type="dxa"/>
          </w:tcPr>
          <w:p w14:paraId="33D50D1A" w14:textId="3AE7FE32" w:rsidR="001C2311" w:rsidRPr="005F34D6" w:rsidDel="00712076" w:rsidRDefault="001C2311" w:rsidP="000D7BAF">
            <w:pPr>
              <w:rPr>
                <w:del w:id="89" w:author="Stefan Jang" w:date="2018-03-13T12:40:00Z"/>
                <w:sz w:val="24"/>
                <w:szCs w:val="24"/>
                <w:rPrChange w:id="90" w:author="Stefan Jang" w:date="2018-03-13T17:24:00Z">
                  <w:rPr>
                    <w:del w:id="91" w:author="Stefan Jang" w:date="2018-03-13T12:40:00Z"/>
                    <w:sz w:val="28"/>
                    <w:szCs w:val="28"/>
                  </w:rPr>
                </w:rPrChange>
              </w:rPr>
            </w:pPr>
          </w:p>
        </w:tc>
        <w:tc>
          <w:tcPr>
            <w:tcW w:w="6925" w:type="dxa"/>
          </w:tcPr>
          <w:p w14:paraId="0F646482" w14:textId="710FA51E" w:rsidR="001C2311" w:rsidRPr="005F34D6" w:rsidDel="00712076" w:rsidRDefault="001C2311" w:rsidP="000D7BAF">
            <w:pPr>
              <w:rPr>
                <w:del w:id="92" w:author="Stefan Jang" w:date="2018-03-13T12:40:00Z"/>
                <w:sz w:val="24"/>
                <w:szCs w:val="24"/>
                <w:rPrChange w:id="93" w:author="Stefan Jang" w:date="2018-03-13T17:24:00Z">
                  <w:rPr>
                    <w:del w:id="94" w:author="Stefan Jang" w:date="2018-03-13T12:40:00Z"/>
                    <w:sz w:val="28"/>
                    <w:szCs w:val="28"/>
                  </w:rPr>
                </w:rPrChange>
              </w:rPr>
            </w:pPr>
          </w:p>
        </w:tc>
      </w:tr>
      <w:tr w:rsidR="001C2311" w:rsidRPr="005F34D6" w:rsidDel="00712076" w14:paraId="4D81C7E1" w14:textId="733D18D8" w:rsidTr="001C2311">
        <w:trPr>
          <w:del w:id="95" w:author="Stefan Jang" w:date="2018-03-13T12:40:00Z"/>
        </w:trPr>
        <w:tc>
          <w:tcPr>
            <w:tcW w:w="2065" w:type="dxa"/>
          </w:tcPr>
          <w:p w14:paraId="0B5EB00F" w14:textId="769EA458" w:rsidR="001C2311" w:rsidRPr="005F34D6" w:rsidDel="00712076" w:rsidRDefault="001C2311" w:rsidP="000D7BAF">
            <w:pPr>
              <w:rPr>
                <w:del w:id="96" w:author="Stefan Jang" w:date="2018-03-13T12:40:00Z"/>
                <w:sz w:val="24"/>
                <w:szCs w:val="24"/>
                <w:rPrChange w:id="97" w:author="Stefan Jang" w:date="2018-03-13T17:24:00Z">
                  <w:rPr>
                    <w:del w:id="98" w:author="Stefan Jang" w:date="2018-03-13T12:40:00Z"/>
                    <w:sz w:val="28"/>
                    <w:szCs w:val="28"/>
                  </w:rPr>
                </w:rPrChange>
              </w:rPr>
            </w:pPr>
          </w:p>
        </w:tc>
        <w:tc>
          <w:tcPr>
            <w:tcW w:w="6925" w:type="dxa"/>
          </w:tcPr>
          <w:p w14:paraId="4A94E77F" w14:textId="3F13BCC1" w:rsidR="001C2311" w:rsidRPr="005F34D6" w:rsidDel="00712076" w:rsidRDefault="001C2311" w:rsidP="000D7BAF">
            <w:pPr>
              <w:rPr>
                <w:del w:id="99" w:author="Stefan Jang" w:date="2018-03-13T12:40:00Z"/>
                <w:sz w:val="24"/>
                <w:szCs w:val="24"/>
                <w:rPrChange w:id="100" w:author="Stefan Jang" w:date="2018-03-13T17:24:00Z">
                  <w:rPr>
                    <w:del w:id="101" w:author="Stefan Jang" w:date="2018-03-13T12:40:00Z"/>
                    <w:sz w:val="28"/>
                    <w:szCs w:val="28"/>
                  </w:rPr>
                </w:rPrChange>
              </w:rPr>
            </w:pPr>
          </w:p>
        </w:tc>
      </w:tr>
    </w:tbl>
    <w:p w14:paraId="06DDED4A" w14:textId="1D8B2444" w:rsidR="001C2311" w:rsidRPr="005F34D6" w:rsidDel="00DA5464" w:rsidRDefault="001C2311" w:rsidP="000D7BAF">
      <w:pPr>
        <w:ind w:left="360"/>
        <w:rPr>
          <w:del w:id="102" w:author="Stefan Jang" w:date="2018-03-13T19:12:00Z"/>
          <w:b/>
          <w:sz w:val="24"/>
          <w:szCs w:val="24"/>
          <w:rPrChange w:id="103" w:author="Stefan Jang" w:date="2018-03-13T17:24:00Z">
            <w:rPr>
              <w:del w:id="104" w:author="Stefan Jang" w:date="2018-03-13T19:12:00Z"/>
              <w:b/>
              <w:sz w:val="40"/>
              <w:szCs w:val="40"/>
            </w:rPr>
          </w:rPrChange>
        </w:rPr>
      </w:pPr>
    </w:p>
    <w:p w14:paraId="0AE4EE9A" w14:textId="44D972DC" w:rsidR="001C2311" w:rsidRPr="005F34D6" w:rsidDel="00DA5464" w:rsidRDefault="001C2311" w:rsidP="000D7BAF">
      <w:pPr>
        <w:ind w:left="360"/>
        <w:rPr>
          <w:del w:id="105" w:author="Stefan Jang" w:date="2018-03-13T19:12:00Z"/>
          <w:sz w:val="24"/>
          <w:szCs w:val="24"/>
          <w:rPrChange w:id="106" w:author="Stefan Jang" w:date="2018-03-13T17:24:00Z">
            <w:rPr>
              <w:del w:id="107" w:author="Stefan Jang" w:date="2018-03-13T19:12:00Z"/>
              <w:sz w:val="28"/>
              <w:szCs w:val="28"/>
            </w:rPr>
          </w:rPrChange>
        </w:rPr>
      </w:pPr>
      <w:del w:id="108" w:author="Stefan Jang" w:date="2018-03-13T19:12:00Z">
        <w:r w:rsidRPr="005F34D6" w:rsidDel="00DA5464">
          <w:rPr>
            <w:sz w:val="24"/>
            <w:szCs w:val="24"/>
            <w:rPrChange w:id="109" w:author="Stefan Jang" w:date="2018-03-13T17:24:00Z">
              <w:rPr>
                <w:sz w:val="28"/>
                <w:szCs w:val="28"/>
              </w:rPr>
            </w:rPrChange>
          </w:rPr>
          <w:delText>Following VM server has been used and tested:</w:delText>
        </w:r>
      </w:del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145"/>
        <w:gridCol w:w="2790"/>
      </w:tblGrid>
      <w:tr w:rsidR="001C2311" w:rsidRPr="005F34D6" w:rsidDel="00DA5464" w14:paraId="01D08AD1" w14:textId="5549F0E7" w:rsidTr="001C2311">
        <w:trPr>
          <w:del w:id="110" w:author="Stefan Jang" w:date="2018-03-13T19:12:00Z"/>
        </w:trPr>
        <w:tc>
          <w:tcPr>
            <w:tcW w:w="3145" w:type="dxa"/>
          </w:tcPr>
          <w:p w14:paraId="0BA23EB3" w14:textId="6FCD4195" w:rsidR="001C2311" w:rsidRPr="005F34D6" w:rsidDel="00DA5464" w:rsidRDefault="001C2311" w:rsidP="001C2311">
            <w:pPr>
              <w:jc w:val="center"/>
              <w:rPr>
                <w:del w:id="111" w:author="Stefan Jang" w:date="2018-03-13T19:12:00Z"/>
                <w:b/>
                <w:sz w:val="24"/>
                <w:szCs w:val="24"/>
                <w:u w:val="single"/>
                <w:rPrChange w:id="112" w:author="Stefan Jang" w:date="2018-03-13T17:24:00Z">
                  <w:rPr>
                    <w:del w:id="113" w:author="Stefan Jang" w:date="2018-03-13T19:12:00Z"/>
                    <w:b/>
                    <w:sz w:val="28"/>
                    <w:szCs w:val="28"/>
                    <w:u w:val="single"/>
                  </w:rPr>
                </w:rPrChange>
              </w:rPr>
            </w:pPr>
            <w:del w:id="114" w:author="Stefan Jang" w:date="2018-03-13T19:12:00Z">
              <w:r w:rsidRPr="005F34D6" w:rsidDel="00DA5464">
                <w:rPr>
                  <w:b/>
                  <w:sz w:val="24"/>
                  <w:szCs w:val="24"/>
                  <w:u w:val="single"/>
                  <w:rPrChange w:id="115" w:author="Stefan Jang" w:date="2018-03-13T17:24:00Z">
                    <w:rPr>
                      <w:b/>
                      <w:sz w:val="28"/>
                      <w:szCs w:val="28"/>
                      <w:u w:val="single"/>
                    </w:rPr>
                  </w:rPrChange>
                </w:rPr>
                <w:delText>Types OF VM/OS</w:delText>
              </w:r>
            </w:del>
          </w:p>
        </w:tc>
        <w:tc>
          <w:tcPr>
            <w:tcW w:w="2790" w:type="dxa"/>
          </w:tcPr>
          <w:p w14:paraId="6A4C07B5" w14:textId="0635B413" w:rsidR="001C2311" w:rsidRPr="005F34D6" w:rsidDel="00DA5464" w:rsidRDefault="001C2311" w:rsidP="001C2311">
            <w:pPr>
              <w:jc w:val="center"/>
              <w:rPr>
                <w:del w:id="116" w:author="Stefan Jang" w:date="2018-03-13T19:12:00Z"/>
                <w:b/>
                <w:sz w:val="24"/>
                <w:szCs w:val="24"/>
                <w:u w:val="single"/>
                <w:rPrChange w:id="117" w:author="Stefan Jang" w:date="2018-03-13T17:24:00Z">
                  <w:rPr>
                    <w:del w:id="118" w:author="Stefan Jang" w:date="2018-03-13T19:12:00Z"/>
                    <w:b/>
                    <w:sz w:val="28"/>
                    <w:szCs w:val="28"/>
                    <w:u w:val="single"/>
                  </w:rPr>
                </w:rPrChange>
              </w:rPr>
            </w:pPr>
            <w:del w:id="119" w:author="Stefan Jang" w:date="2018-03-13T19:12:00Z">
              <w:r w:rsidRPr="005F34D6" w:rsidDel="00DA5464">
                <w:rPr>
                  <w:b/>
                  <w:sz w:val="24"/>
                  <w:szCs w:val="24"/>
                  <w:u w:val="single"/>
                  <w:rPrChange w:id="120" w:author="Stefan Jang" w:date="2018-03-13T17:24:00Z">
                    <w:rPr>
                      <w:b/>
                      <w:sz w:val="28"/>
                      <w:szCs w:val="28"/>
                      <w:u w:val="single"/>
                    </w:rPr>
                  </w:rPrChange>
                </w:rPr>
                <w:delText>Version</w:delText>
              </w:r>
            </w:del>
          </w:p>
        </w:tc>
      </w:tr>
      <w:tr w:rsidR="001C2311" w:rsidRPr="005F34D6" w:rsidDel="00DA5464" w14:paraId="41DCAA67" w14:textId="1D108F27" w:rsidTr="001C2311">
        <w:trPr>
          <w:del w:id="121" w:author="Stefan Jang" w:date="2018-03-13T19:12:00Z"/>
        </w:trPr>
        <w:tc>
          <w:tcPr>
            <w:tcW w:w="3145" w:type="dxa"/>
          </w:tcPr>
          <w:p w14:paraId="386A2228" w14:textId="24A5CB45" w:rsidR="001C2311" w:rsidRPr="005F34D6" w:rsidDel="00DA5464" w:rsidRDefault="001C2311" w:rsidP="000D7BAF">
            <w:pPr>
              <w:rPr>
                <w:del w:id="122" w:author="Stefan Jang" w:date="2018-03-13T19:12:00Z"/>
                <w:sz w:val="24"/>
                <w:szCs w:val="24"/>
                <w:rPrChange w:id="123" w:author="Stefan Jang" w:date="2018-03-13T17:24:00Z">
                  <w:rPr>
                    <w:del w:id="124" w:author="Stefan Jang" w:date="2018-03-13T19:12:00Z"/>
                    <w:sz w:val="28"/>
                    <w:szCs w:val="28"/>
                  </w:rPr>
                </w:rPrChange>
              </w:rPr>
            </w:pPr>
            <w:del w:id="125" w:author="Stefan Jang" w:date="2018-03-13T19:12:00Z">
              <w:r w:rsidRPr="005F34D6" w:rsidDel="00DA5464">
                <w:rPr>
                  <w:sz w:val="24"/>
                  <w:szCs w:val="24"/>
                  <w:rPrChange w:id="126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Linux Ubuntu</w:delText>
              </w:r>
            </w:del>
          </w:p>
        </w:tc>
        <w:tc>
          <w:tcPr>
            <w:tcW w:w="2790" w:type="dxa"/>
          </w:tcPr>
          <w:p w14:paraId="5AAD3525" w14:textId="046E787A" w:rsidR="001C2311" w:rsidRPr="005F34D6" w:rsidDel="00DA5464" w:rsidRDefault="001C2311" w:rsidP="000D7BAF">
            <w:pPr>
              <w:rPr>
                <w:del w:id="127" w:author="Stefan Jang" w:date="2018-03-13T19:12:00Z"/>
                <w:sz w:val="24"/>
                <w:szCs w:val="24"/>
                <w:rPrChange w:id="128" w:author="Stefan Jang" w:date="2018-03-13T17:24:00Z">
                  <w:rPr>
                    <w:del w:id="129" w:author="Stefan Jang" w:date="2018-03-13T19:12:00Z"/>
                    <w:sz w:val="28"/>
                    <w:szCs w:val="28"/>
                  </w:rPr>
                </w:rPrChange>
              </w:rPr>
            </w:pPr>
            <w:del w:id="130" w:author="Stefan Jang" w:date="2018-03-13T19:12:00Z">
              <w:r w:rsidRPr="005F34D6" w:rsidDel="00DA5464">
                <w:rPr>
                  <w:sz w:val="24"/>
                  <w:szCs w:val="24"/>
                  <w:rPrChange w:id="131" w:author="Stefan Jang" w:date="2018-03-13T17:24:00Z">
                    <w:rPr>
                      <w:sz w:val="28"/>
                      <w:szCs w:val="28"/>
                    </w:rPr>
                  </w:rPrChange>
                </w:rPr>
                <w:delText>16.04</w:delText>
              </w:r>
            </w:del>
          </w:p>
        </w:tc>
      </w:tr>
      <w:tr w:rsidR="001C2311" w:rsidRPr="005F34D6" w:rsidDel="00DA5464" w14:paraId="2421F629" w14:textId="6FA01203" w:rsidTr="001C2311">
        <w:trPr>
          <w:del w:id="132" w:author="Stefan Jang" w:date="2018-03-13T19:12:00Z"/>
        </w:trPr>
        <w:tc>
          <w:tcPr>
            <w:tcW w:w="3145" w:type="dxa"/>
          </w:tcPr>
          <w:p w14:paraId="498202B7" w14:textId="1F5092CD" w:rsidR="001C2311" w:rsidRPr="005F34D6" w:rsidDel="00DA5464" w:rsidRDefault="001C2311" w:rsidP="000D7BAF">
            <w:pPr>
              <w:rPr>
                <w:del w:id="133" w:author="Stefan Jang" w:date="2018-03-13T19:12:00Z"/>
                <w:sz w:val="24"/>
                <w:szCs w:val="24"/>
                <w:rPrChange w:id="134" w:author="Stefan Jang" w:date="2018-03-13T17:24:00Z">
                  <w:rPr>
                    <w:del w:id="135" w:author="Stefan Jang" w:date="2018-03-13T19:12:00Z"/>
                    <w:sz w:val="28"/>
                    <w:szCs w:val="28"/>
                  </w:rPr>
                </w:rPrChange>
              </w:rPr>
            </w:pPr>
          </w:p>
        </w:tc>
        <w:tc>
          <w:tcPr>
            <w:tcW w:w="2790" w:type="dxa"/>
          </w:tcPr>
          <w:p w14:paraId="1BAF0365" w14:textId="711C8ED2" w:rsidR="001C2311" w:rsidRPr="005F34D6" w:rsidDel="00DA5464" w:rsidRDefault="001C2311" w:rsidP="000D7BAF">
            <w:pPr>
              <w:rPr>
                <w:del w:id="136" w:author="Stefan Jang" w:date="2018-03-13T19:12:00Z"/>
                <w:sz w:val="24"/>
                <w:szCs w:val="24"/>
                <w:rPrChange w:id="137" w:author="Stefan Jang" w:date="2018-03-13T17:24:00Z">
                  <w:rPr>
                    <w:del w:id="138" w:author="Stefan Jang" w:date="2018-03-13T19:12:00Z"/>
                    <w:sz w:val="28"/>
                    <w:szCs w:val="28"/>
                  </w:rPr>
                </w:rPrChange>
              </w:rPr>
            </w:pPr>
          </w:p>
        </w:tc>
      </w:tr>
    </w:tbl>
    <w:p w14:paraId="45ED4CC6" w14:textId="6ADFE384" w:rsidR="001C2311" w:rsidRPr="005F34D6" w:rsidDel="00DA5464" w:rsidRDefault="001C2311" w:rsidP="000D7BAF">
      <w:pPr>
        <w:ind w:left="360"/>
        <w:rPr>
          <w:del w:id="139" w:author="Stefan Jang" w:date="2018-03-13T19:12:00Z"/>
          <w:b/>
          <w:sz w:val="24"/>
          <w:szCs w:val="24"/>
          <w:rPrChange w:id="140" w:author="Stefan Jang" w:date="2018-03-13T17:24:00Z">
            <w:rPr>
              <w:del w:id="141" w:author="Stefan Jang" w:date="2018-03-13T19:12:00Z"/>
              <w:b/>
              <w:sz w:val="40"/>
              <w:szCs w:val="40"/>
            </w:rPr>
          </w:rPrChange>
        </w:rPr>
      </w:pPr>
    </w:p>
    <w:p w14:paraId="3BA72584" w14:textId="606C9916" w:rsidR="003E3697" w:rsidRPr="008F4D7A" w:rsidDel="008A4024" w:rsidRDefault="003E3697">
      <w:pPr>
        <w:rPr>
          <w:del w:id="142" w:author="Stefan Jang" w:date="2018-03-13T17:36:00Z"/>
          <w:b/>
          <w:sz w:val="24"/>
          <w:szCs w:val="24"/>
          <w:u w:val="single"/>
          <w:rPrChange w:id="143" w:author="Stefan Jang" w:date="2018-03-13T17:35:00Z">
            <w:rPr>
              <w:del w:id="144" w:author="Stefan Jang" w:date="2018-03-13T17:36:00Z"/>
              <w:b/>
              <w:sz w:val="40"/>
              <w:szCs w:val="40"/>
            </w:rPr>
          </w:rPrChange>
        </w:rPr>
        <w:pPrChange w:id="145" w:author="Stefan Jang" w:date="2018-03-13T17:35:00Z">
          <w:pPr>
            <w:pStyle w:val="ListParagraph"/>
            <w:numPr>
              <w:numId w:val="2"/>
            </w:numPr>
            <w:ind w:hanging="360"/>
          </w:pPr>
        </w:pPrChange>
      </w:pPr>
      <w:del w:id="146" w:author="Stefan Jang" w:date="2018-03-13T19:12:00Z">
        <w:r w:rsidRPr="008F4D7A" w:rsidDel="00DA5464">
          <w:rPr>
            <w:b/>
            <w:sz w:val="24"/>
            <w:szCs w:val="24"/>
            <w:u w:val="single"/>
            <w:rPrChange w:id="147" w:author="Stefan Jang" w:date="2018-03-13T17:35:00Z">
              <w:rPr>
                <w:b/>
                <w:sz w:val="40"/>
                <w:szCs w:val="40"/>
              </w:rPr>
            </w:rPrChange>
          </w:rPr>
          <w:delText xml:space="preserve">From the </w:delText>
        </w:r>
        <w:r w:rsidR="002B34C4" w:rsidRPr="008F4D7A" w:rsidDel="00DA5464">
          <w:rPr>
            <w:b/>
            <w:sz w:val="24"/>
            <w:szCs w:val="24"/>
            <w:u w:val="single"/>
            <w:rPrChange w:id="148" w:author="Stefan Jang" w:date="2018-03-13T17:35:00Z">
              <w:rPr>
                <w:b/>
                <w:sz w:val="40"/>
                <w:szCs w:val="40"/>
              </w:rPr>
            </w:rPrChange>
          </w:rPr>
          <w:delText xml:space="preserve">Linux VM server as a root user (Setting up </w:delText>
        </w:r>
        <w:r w:rsidR="00994CC7" w:rsidRPr="008F4D7A" w:rsidDel="00DA5464">
          <w:rPr>
            <w:b/>
            <w:sz w:val="24"/>
            <w:szCs w:val="24"/>
            <w:u w:val="single"/>
            <w:rPrChange w:id="149" w:author="Stefan Jang" w:date="2018-03-13T17:35:00Z">
              <w:rPr>
                <w:b/>
                <w:sz w:val="40"/>
                <w:szCs w:val="40"/>
              </w:rPr>
            </w:rPrChange>
          </w:rPr>
          <w:delText>the CA server)</w:delText>
        </w:r>
      </w:del>
    </w:p>
    <w:p w14:paraId="16570DC6" w14:textId="4139C732" w:rsidR="00994CC7" w:rsidRPr="005F34D6" w:rsidDel="00DA5464" w:rsidRDefault="00994CC7" w:rsidP="00994CC7">
      <w:pPr>
        <w:rPr>
          <w:del w:id="150" w:author="Stefan Jang" w:date="2018-03-13T19:12:00Z"/>
          <w:sz w:val="24"/>
          <w:szCs w:val="24"/>
          <w:rPrChange w:id="151" w:author="Stefan Jang" w:date="2018-03-13T17:24:00Z">
            <w:rPr>
              <w:del w:id="152" w:author="Stefan Jang" w:date="2018-03-13T19:12:00Z"/>
              <w:sz w:val="28"/>
              <w:szCs w:val="28"/>
            </w:rPr>
          </w:rPrChange>
        </w:rPr>
      </w:pPr>
    </w:p>
    <w:p w14:paraId="24B83016" w14:textId="4C64BF12" w:rsidR="00994CC7" w:rsidRPr="008A4024" w:rsidDel="00DA5464" w:rsidRDefault="00994CC7" w:rsidP="00994CC7">
      <w:pPr>
        <w:rPr>
          <w:del w:id="153" w:author="Stefan Jang" w:date="2018-03-13T19:12:00Z"/>
          <w:sz w:val="20"/>
          <w:szCs w:val="20"/>
          <w:rPrChange w:id="154" w:author="Stefan Jang" w:date="2018-03-13T17:36:00Z">
            <w:rPr>
              <w:del w:id="155" w:author="Stefan Jang" w:date="2018-03-13T19:12:00Z"/>
              <w:sz w:val="28"/>
              <w:szCs w:val="28"/>
            </w:rPr>
          </w:rPrChange>
        </w:rPr>
      </w:pPr>
      <w:del w:id="156" w:author="Stefan Jang" w:date="2018-03-13T19:12:00Z">
        <w:r w:rsidRPr="008A4024" w:rsidDel="00DA5464">
          <w:rPr>
            <w:sz w:val="20"/>
            <w:szCs w:val="20"/>
            <w:rPrChange w:id="157" w:author="Stefan Jang" w:date="2018-03-13T17:36:00Z">
              <w:rPr>
                <w:sz w:val="28"/>
                <w:szCs w:val="28"/>
              </w:rPr>
            </w:rPrChange>
          </w:rPr>
          <w:delText>Create a directory (/root/ca) where you can store all the important files including keys and certificates.</w:delText>
        </w:r>
      </w:del>
    </w:p>
    <w:p w14:paraId="49197696" w14:textId="6CEEB030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58" w:author="Stefan Jang" w:date="2018-03-13T19:12:00Z"/>
          <w:rFonts w:ascii="Courier New" w:hAnsi="Courier New" w:cs="Courier New"/>
          <w:b/>
          <w:bCs/>
          <w:color w:val="D33682"/>
          <w:sz w:val="20"/>
          <w:szCs w:val="20"/>
          <w:shd w:val="clear" w:color="auto" w:fill="FFFFFF"/>
        </w:rPr>
      </w:pPr>
      <w:del w:id="159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>#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  <w:shd w:val="clear" w:color="auto" w:fill="FFFFFF"/>
          </w:rPr>
          <w:delText xml:space="preserve"> mkdir </w:delText>
        </w:r>
        <w:r w:rsidRPr="008A4024" w:rsidDel="00DA5464">
          <w:rPr>
            <w:rFonts w:ascii="Courier New" w:hAnsi="Courier New" w:cs="Courier New"/>
            <w:color w:val="000000"/>
            <w:sz w:val="20"/>
            <w:szCs w:val="20"/>
          </w:rPr>
          <w:delText>/root/ca</w:delText>
        </w:r>
      </w:del>
    </w:p>
    <w:p w14:paraId="70E733FA" w14:textId="3AEBFCA3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60" w:author="Stefan Jang" w:date="2018-03-13T19:12:00Z"/>
          <w:rFonts w:ascii="Courier New" w:hAnsi="Courier New" w:cs="Courier New"/>
          <w:b/>
          <w:bCs/>
          <w:color w:val="D33682"/>
          <w:sz w:val="20"/>
          <w:szCs w:val="20"/>
          <w:shd w:val="clear" w:color="auto" w:fill="FFFFFF"/>
        </w:rPr>
      </w:pPr>
      <w:del w:id="161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>#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  <w:shd w:val="clear" w:color="auto" w:fill="FFFFFF"/>
          </w:rPr>
          <w:delText xml:space="preserve"> cd </w:delText>
        </w:r>
        <w:r w:rsidRPr="008A4024" w:rsidDel="00DA5464">
          <w:rPr>
            <w:rFonts w:ascii="Courier New" w:hAnsi="Courier New" w:cs="Courier New"/>
            <w:color w:val="000000"/>
            <w:sz w:val="20"/>
            <w:szCs w:val="20"/>
          </w:rPr>
          <w:delText>/root/ca</w:delText>
        </w:r>
      </w:del>
    </w:p>
    <w:p w14:paraId="70C1F5B4" w14:textId="4FBD8C70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62" w:author="Stefan Jang" w:date="2018-03-13T19:12:00Z"/>
          <w:rFonts w:ascii="Courier New" w:hAnsi="Courier New" w:cs="Courier New"/>
          <w:color w:val="000000"/>
          <w:sz w:val="20"/>
          <w:szCs w:val="20"/>
        </w:rPr>
      </w:pPr>
      <w:del w:id="163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>#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  <w:shd w:val="clear" w:color="auto" w:fill="FFFFFF"/>
          </w:rPr>
          <w:delText xml:space="preserve"> mkdir</w:delText>
        </w:r>
        <w:r w:rsidRPr="008A4024" w:rsidDel="00DA5464">
          <w:rPr>
            <w:rFonts w:ascii="Courier New" w:hAnsi="Courier New" w:cs="Courier New"/>
            <w:color w:val="000000"/>
            <w:sz w:val="20"/>
            <w:szCs w:val="20"/>
          </w:rPr>
          <w:delText xml:space="preserve"> certs crl newcerts private</w:delText>
        </w:r>
      </w:del>
    </w:p>
    <w:p w14:paraId="5BFBEC35" w14:textId="7BF02029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64" w:author="Stefan Jang" w:date="2018-03-13T19:12:00Z"/>
          <w:rFonts w:ascii="Courier New" w:hAnsi="Courier New" w:cs="Courier New"/>
          <w:color w:val="000000"/>
          <w:sz w:val="20"/>
          <w:szCs w:val="20"/>
        </w:rPr>
      </w:pPr>
      <w:del w:id="165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>#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  <w:shd w:val="clear" w:color="auto" w:fill="FFFFFF"/>
          </w:rPr>
          <w:delText xml:space="preserve"> chmod </w:delText>
        </w:r>
        <w:r w:rsidRPr="008A4024" w:rsidDel="00DA5464">
          <w:rPr>
            <w:rFonts w:ascii="Courier New" w:hAnsi="Courier New" w:cs="Courier New"/>
            <w:color w:val="000000"/>
            <w:sz w:val="20"/>
            <w:szCs w:val="20"/>
          </w:rPr>
          <w:delText>700 private</w:delText>
        </w:r>
      </w:del>
    </w:p>
    <w:p w14:paraId="6AA183CB" w14:textId="716B5480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66" w:author="Stefan Jang" w:date="2018-03-13T19:12:00Z"/>
          <w:rFonts w:ascii="Courier New" w:hAnsi="Courier New" w:cs="Courier New"/>
          <w:color w:val="000000"/>
          <w:sz w:val="20"/>
          <w:szCs w:val="20"/>
        </w:rPr>
      </w:pPr>
      <w:del w:id="167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>#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  <w:shd w:val="clear" w:color="auto" w:fill="FFFFFF"/>
          </w:rPr>
          <w:delText xml:space="preserve"> touch</w:delText>
        </w:r>
        <w:r w:rsidRPr="008A4024" w:rsidDel="00DA5464">
          <w:rPr>
            <w:rFonts w:ascii="Courier New" w:hAnsi="Courier New" w:cs="Courier New"/>
            <w:color w:val="000000"/>
            <w:sz w:val="20"/>
            <w:szCs w:val="20"/>
          </w:rPr>
          <w:delText xml:space="preserve"> index.txt</w:delText>
        </w:r>
      </w:del>
    </w:p>
    <w:p w14:paraId="5149FB15" w14:textId="759DC1C7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68" w:author="Stefan Jang" w:date="2018-03-13T19:12:00Z"/>
          <w:rFonts w:ascii="Courier New" w:hAnsi="Courier New" w:cs="Courier New"/>
          <w:color w:val="000000"/>
          <w:sz w:val="20"/>
          <w:szCs w:val="20"/>
        </w:rPr>
      </w:pPr>
      <w:del w:id="169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>#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  <w:shd w:val="clear" w:color="auto" w:fill="FFFFFF"/>
          </w:rPr>
          <w:delText xml:space="preserve"> echo </w:delText>
        </w:r>
        <w:r w:rsidRPr="008A4024" w:rsidDel="00DA5464">
          <w:rPr>
            <w:rFonts w:ascii="Courier New" w:hAnsi="Courier New" w:cs="Courier New"/>
            <w:color w:val="000000"/>
            <w:sz w:val="20"/>
            <w:szCs w:val="20"/>
          </w:rPr>
          <w:delText>1000 &gt; serial</w:delText>
        </w:r>
      </w:del>
    </w:p>
    <w:p w14:paraId="2E095870" w14:textId="6A5BC63A" w:rsidR="00874696" w:rsidRPr="005F34D6" w:rsidDel="00DA5464" w:rsidRDefault="00874696" w:rsidP="00994CC7">
      <w:pPr>
        <w:autoSpaceDE w:val="0"/>
        <w:autoSpaceDN w:val="0"/>
        <w:spacing w:before="40" w:after="40" w:line="240" w:lineRule="auto"/>
        <w:rPr>
          <w:del w:id="170" w:author="Stefan Jang" w:date="2018-03-13T19:12:00Z"/>
          <w:rFonts w:ascii="Courier New" w:hAnsi="Courier New" w:cs="Courier New"/>
          <w:color w:val="000000"/>
          <w:sz w:val="24"/>
          <w:szCs w:val="24"/>
          <w:rPrChange w:id="171" w:author="Stefan Jang" w:date="2018-03-13T17:24:00Z">
            <w:rPr>
              <w:del w:id="172" w:author="Stefan Jang" w:date="2018-03-13T19:12:00Z"/>
              <w:rFonts w:ascii="Courier New" w:hAnsi="Courier New" w:cs="Courier New"/>
              <w:color w:val="000000"/>
              <w:sz w:val="20"/>
              <w:szCs w:val="20"/>
            </w:rPr>
          </w:rPrChange>
        </w:rPr>
      </w:pPr>
    </w:p>
    <w:p w14:paraId="0489D627" w14:textId="27305577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73" w:author="Stefan Jang" w:date="2018-03-13T19:12:00Z"/>
          <w:rFonts w:cs="Courier New"/>
          <w:color w:val="000000"/>
          <w:sz w:val="20"/>
          <w:szCs w:val="20"/>
          <w:rPrChange w:id="174" w:author="Stefan Jang" w:date="2018-03-13T17:36:00Z">
            <w:rPr>
              <w:del w:id="175" w:author="Stefan Jang" w:date="2018-03-13T19:12:00Z"/>
              <w:rFonts w:cs="Courier New"/>
              <w:color w:val="000000"/>
              <w:sz w:val="28"/>
              <w:szCs w:val="28"/>
            </w:rPr>
          </w:rPrChange>
        </w:rPr>
      </w:pPr>
      <w:del w:id="176" w:author="Stefan Jang" w:date="2018-03-13T19:12:00Z">
        <w:r w:rsidRPr="008A4024" w:rsidDel="00DA5464">
          <w:rPr>
            <w:rFonts w:cs="Courier New"/>
            <w:color w:val="000000"/>
            <w:sz w:val="20"/>
            <w:szCs w:val="20"/>
            <w:rPrChange w:id="177" w:author="Stefan Jang" w:date="2018-03-13T17:36:00Z">
              <w:rPr>
                <w:rFonts w:cs="Courier New"/>
                <w:color w:val="000000"/>
                <w:sz w:val="28"/>
                <w:szCs w:val="28"/>
              </w:rPr>
            </w:rPrChange>
          </w:rPr>
          <w:delText>Create the root CA key using the “openssl” command under the /root/ca directory.</w:delText>
        </w:r>
      </w:del>
    </w:p>
    <w:p w14:paraId="6FF603E1" w14:textId="044B87AE" w:rsidR="00874696" w:rsidRPr="005F34D6" w:rsidDel="00DA5464" w:rsidRDefault="00874696" w:rsidP="00994CC7">
      <w:pPr>
        <w:autoSpaceDE w:val="0"/>
        <w:autoSpaceDN w:val="0"/>
        <w:spacing w:before="40" w:after="40" w:line="240" w:lineRule="auto"/>
        <w:rPr>
          <w:del w:id="178" w:author="Stefan Jang" w:date="2018-03-13T19:12:00Z"/>
          <w:rFonts w:ascii="Courier New" w:hAnsi="Courier New" w:cs="Courier New"/>
          <w:color w:val="000000"/>
          <w:sz w:val="24"/>
          <w:szCs w:val="24"/>
          <w:rPrChange w:id="179" w:author="Stefan Jang" w:date="2018-03-13T17:24:00Z">
            <w:rPr>
              <w:del w:id="180" w:author="Stefan Jang" w:date="2018-03-13T19:12:00Z"/>
              <w:rFonts w:ascii="Courier New" w:hAnsi="Courier New" w:cs="Courier New"/>
              <w:color w:val="000000"/>
              <w:sz w:val="20"/>
              <w:szCs w:val="20"/>
            </w:rPr>
          </w:rPrChange>
        </w:rPr>
      </w:pPr>
    </w:p>
    <w:p w14:paraId="2CD82657" w14:textId="7EBD0662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81" w:author="Stefan Jang" w:date="2018-03-13T19:12:00Z"/>
          <w:rFonts w:ascii="Courier New" w:hAnsi="Courier New" w:cs="Courier New"/>
          <w:sz w:val="20"/>
          <w:szCs w:val="20"/>
        </w:rPr>
      </w:pPr>
      <w:del w:id="182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># 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</w:rPr>
          <w:delText>cd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delText> /root/ca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br/>
        </w:r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# 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</w:rPr>
          <w:delText>openssl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delText xml:space="preserve"> genrsa -out private/ca.key.pem 2048</w:delText>
        </w:r>
      </w:del>
    </w:p>
    <w:p w14:paraId="7B43B2CA" w14:textId="7A92E096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183" w:author="Stefan Jang" w:date="2018-03-13T19:12:00Z"/>
          <w:rFonts w:ascii="Courier New" w:hAnsi="Courier New" w:cs="Courier New"/>
          <w:sz w:val="20"/>
          <w:szCs w:val="20"/>
        </w:rPr>
      </w:pPr>
      <w:del w:id="184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>#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</w:rPr>
          <w:delText xml:space="preserve"> chmod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delText xml:space="preserve"> 400 private/ca.key.pem</w:delText>
        </w:r>
      </w:del>
    </w:p>
    <w:p w14:paraId="3BC4AA2E" w14:textId="073A9774" w:rsidR="00874696" w:rsidRPr="005F34D6" w:rsidDel="00874696" w:rsidRDefault="00874696" w:rsidP="00994CC7">
      <w:pPr>
        <w:autoSpaceDE w:val="0"/>
        <w:autoSpaceDN w:val="0"/>
        <w:spacing w:before="40" w:after="40" w:line="240" w:lineRule="auto"/>
        <w:rPr>
          <w:del w:id="185" w:author="Stefan Jang" w:date="2018-03-13T15:35:00Z"/>
          <w:rFonts w:ascii="Courier New" w:hAnsi="Courier New" w:cs="Courier New"/>
          <w:color w:val="000000"/>
          <w:sz w:val="24"/>
          <w:szCs w:val="24"/>
          <w:rPrChange w:id="186" w:author="Stefan Jang" w:date="2018-03-13T17:24:00Z">
            <w:rPr>
              <w:del w:id="187" w:author="Stefan Jang" w:date="2018-03-13T15:35:00Z"/>
              <w:rFonts w:ascii="Courier New" w:hAnsi="Courier New" w:cs="Courier New"/>
              <w:color w:val="000000"/>
              <w:sz w:val="20"/>
              <w:szCs w:val="20"/>
            </w:rPr>
          </w:rPrChange>
        </w:rPr>
      </w:pPr>
    </w:p>
    <w:p w14:paraId="25580EF6" w14:textId="7DACD207" w:rsidR="00D24975" w:rsidRPr="005F34D6" w:rsidDel="00874696" w:rsidRDefault="00994CC7">
      <w:pPr>
        <w:autoSpaceDE w:val="0"/>
        <w:autoSpaceDN w:val="0"/>
        <w:spacing w:before="40" w:after="40" w:line="240" w:lineRule="auto"/>
        <w:rPr>
          <w:del w:id="188" w:author="Stefan Jang" w:date="2018-03-13T15:35:00Z"/>
          <w:b/>
          <w:sz w:val="24"/>
          <w:szCs w:val="24"/>
          <w:rPrChange w:id="189" w:author="Stefan Jang" w:date="2018-03-13T17:24:00Z">
            <w:rPr>
              <w:del w:id="190" w:author="Stefan Jang" w:date="2018-03-13T15:35:00Z"/>
              <w:b/>
              <w:sz w:val="40"/>
              <w:szCs w:val="40"/>
            </w:rPr>
          </w:rPrChange>
        </w:rPr>
        <w:pPrChange w:id="191" w:author="Stefan Jang" w:date="2018-03-13T15:35:00Z">
          <w:pPr/>
        </w:pPrChange>
      </w:pPr>
      <w:del w:id="192" w:author="Stefan Jang" w:date="2018-03-13T15:35:00Z">
        <w:r w:rsidRPr="005F34D6" w:rsidDel="00874696">
          <w:rPr>
            <w:b/>
            <w:sz w:val="24"/>
            <w:szCs w:val="24"/>
            <w:rPrChange w:id="193" w:author="Stefan Jang" w:date="2018-03-13T17:24:00Z">
              <w:rPr>
                <w:b/>
                <w:sz w:val="40"/>
                <w:szCs w:val="40"/>
              </w:rPr>
            </w:rPrChange>
          </w:rPr>
          <w:delText>e.g.,</w:delText>
        </w:r>
      </w:del>
    </w:p>
    <w:p w14:paraId="7574668C" w14:textId="0F597D48" w:rsidR="00AC34DB" w:rsidRPr="005F34D6" w:rsidDel="00DA5464" w:rsidRDefault="002F7B5E" w:rsidP="002F7B5E">
      <w:pPr>
        <w:rPr>
          <w:del w:id="194" w:author="Stefan Jang" w:date="2018-03-13T19:12:00Z"/>
          <w:sz w:val="24"/>
          <w:szCs w:val="24"/>
          <w:rPrChange w:id="195" w:author="Stefan Jang" w:date="2018-03-13T17:24:00Z">
            <w:rPr>
              <w:del w:id="196" w:author="Stefan Jang" w:date="2018-03-13T19:12:00Z"/>
            </w:rPr>
          </w:rPrChange>
        </w:rPr>
      </w:pPr>
      <w:del w:id="197" w:author="Stefan Jang" w:date="2018-03-13T15:35:00Z">
        <w:r w:rsidRPr="005F34D6" w:rsidDel="00874696">
          <w:rPr>
            <w:noProof/>
            <w:sz w:val="24"/>
            <w:szCs w:val="24"/>
            <w:rPrChange w:id="198" w:author="Stefan Jang" w:date="2018-03-13T17:24:00Z">
              <w:rPr>
                <w:noProof/>
              </w:rPr>
            </w:rPrChange>
          </w:rPr>
          <w:drawing>
            <wp:inline distT="0" distB="0" distL="0" distR="0" wp14:anchorId="17D76EFE" wp14:editId="60A57994">
              <wp:extent cx="5943600" cy="3998595"/>
              <wp:effectExtent l="0" t="0" r="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98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D8F0F5C" w14:textId="7727E4D5" w:rsidR="00994CC7" w:rsidRPr="005F34D6" w:rsidDel="00DA5464" w:rsidRDefault="00994CC7" w:rsidP="00994CC7">
      <w:pPr>
        <w:autoSpaceDE w:val="0"/>
        <w:autoSpaceDN w:val="0"/>
        <w:spacing w:before="40" w:after="40" w:line="240" w:lineRule="auto"/>
        <w:rPr>
          <w:del w:id="199" w:author="Stefan Jang" w:date="2018-03-13T19:12:00Z"/>
          <w:rFonts w:ascii="Courier New" w:hAnsi="Courier New" w:cs="Courier New"/>
          <w:color w:val="000000"/>
          <w:sz w:val="24"/>
          <w:szCs w:val="24"/>
          <w:rPrChange w:id="200" w:author="Stefan Jang" w:date="2018-03-13T17:24:00Z">
            <w:rPr>
              <w:del w:id="201" w:author="Stefan Jang" w:date="2018-03-13T19:12:00Z"/>
              <w:rFonts w:ascii="Courier New" w:hAnsi="Courier New" w:cs="Courier New"/>
              <w:color w:val="000000"/>
              <w:sz w:val="20"/>
              <w:szCs w:val="20"/>
            </w:rPr>
          </w:rPrChange>
        </w:rPr>
      </w:pPr>
    </w:p>
    <w:p w14:paraId="444CF1B2" w14:textId="3FB24ED8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202" w:author="Stefan Jang" w:date="2018-03-13T19:12:00Z"/>
          <w:rFonts w:cs="Courier New"/>
          <w:color w:val="000000"/>
          <w:sz w:val="20"/>
          <w:szCs w:val="20"/>
          <w:rPrChange w:id="203" w:author="Stefan Jang" w:date="2018-03-13T17:36:00Z">
            <w:rPr>
              <w:del w:id="204" w:author="Stefan Jang" w:date="2018-03-13T19:12:00Z"/>
              <w:rFonts w:cs="Courier New"/>
              <w:color w:val="000000"/>
              <w:sz w:val="28"/>
              <w:szCs w:val="28"/>
            </w:rPr>
          </w:rPrChange>
        </w:rPr>
      </w:pPr>
      <w:del w:id="205" w:author="Stefan Jang" w:date="2018-03-13T19:12:00Z">
        <w:r w:rsidRPr="008A4024" w:rsidDel="00DA5464">
          <w:rPr>
            <w:rFonts w:cs="Courier New"/>
            <w:color w:val="000000"/>
            <w:sz w:val="20"/>
            <w:szCs w:val="20"/>
            <w:rPrChange w:id="206" w:author="Stefan Jang" w:date="2018-03-13T17:36:00Z">
              <w:rPr>
                <w:rFonts w:cs="Courier New"/>
                <w:color w:val="000000"/>
                <w:sz w:val="28"/>
                <w:szCs w:val="28"/>
              </w:rPr>
            </w:rPrChange>
          </w:rPr>
          <w:delText>Copy the “openssl.cnf” file to /root/ca directory.  Or you can just give absolute path where this file is on the next command.</w:delText>
        </w:r>
      </w:del>
    </w:p>
    <w:p w14:paraId="56E1191F" w14:textId="1BC9CBA2" w:rsidR="00994CC7" w:rsidRPr="008A4024" w:rsidDel="00DA5464" w:rsidRDefault="00994CC7" w:rsidP="00994CC7">
      <w:pPr>
        <w:autoSpaceDE w:val="0"/>
        <w:autoSpaceDN w:val="0"/>
        <w:spacing w:before="40" w:after="40" w:line="240" w:lineRule="auto"/>
        <w:rPr>
          <w:del w:id="207" w:author="Stefan Jang" w:date="2018-03-13T19:12:00Z"/>
          <w:rFonts w:cs="Courier New"/>
          <w:color w:val="FF0000"/>
          <w:sz w:val="20"/>
          <w:szCs w:val="20"/>
          <w:rPrChange w:id="208" w:author="Stefan Jang" w:date="2018-03-13T17:36:00Z">
            <w:rPr>
              <w:del w:id="209" w:author="Stefan Jang" w:date="2018-03-13T19:12:00Z"/>
              <w:rFonts w:cs="Courier New"/>
              <w:color w:val="FF0000"/>
              <w:sz w:val="28"/>
              <w:szCs w:val="28"/>
            </w:rPr>
          </w:rPrChange>
        </w:rPr>
      </w:pPr>
      <w:del w:id="210" w:author="Stefan Jang" w:date="2018-03-13T19:12:00Z">
        <w:r w:rsidRPr="008A4024" w:rsidDel="00DA5464">
          <w:rPr>
            <w:rFonts w:cs="Courier New"/>
            <w:color w:val="FF0000"/>
            <w:sz w:val="20"/>
            <w:szCs w:val="20"/>
            <w:highlight w:val="yellow"/>
            <w:rPrChange w:id="211" w:author="Stefan Jang" w:date="2018-03-13T17:36:00Z">
              <w:rPr>
                <w:rFonts w:cs="Courier New"/>
                <w:color w:val="FF0000"/>
                <w:sz w:val="28"/>
                <w:szCs w:val="28"/>
                <w:highlight w:val="yellow"/>
              </w:rPr>
            </w:rPrChange>
          </w:rPr>
          <w:delText>(Note: FYI, the “openssl.cnf” file was given to me by the FOS security team.)</w:delText>
        </w:r>
      </w:del>
    </w:p>
    <w:p w14:paraId="148DA3D7" w14:textId="2795D919" w:rsidR="002F7B5E" w:rsidRPr="008A4024" w:rsidDel="00DA5464" w:rsidRDefault="002F7B5E" w:rsidP="002F7B5E">
      <w:pPr>
        <w:rPr>
          <w:del w:id="212" w:author="Stefan Jang" w:date="2018-03-13T19:12:00Z"/>
          <w:sz w:val="20"/>
          <w:szCs w:val="20"/>
          <w:rPrChange w:id="213" w:author="Stefan Jang" w:date="2018-03-13T17:36:00Z">
            <w:rPr>
              <w:del w:id="214" w:author="Stefan Jang" w:date="2018-03-13T19:12:00Z"/>
            </w:rPr>
          </w:rPrChange>
        </w:rPr>
      </w:pPr>
    </w:p>
    <w:p w14:paraId="18D31FF6" w14:textId="02817579" w:rsidR="00994CC7" w:rsidRPr="008A4024" w:rsidDel="00DA5464" w:rsidRDefault="00994CC7" w:rsidP="002F7B5E">
      <w:pPr>
        <w:rPr>
          <w:del w:id="215" w:author="Stefan Jang" w:date="2018-03-13T19:12:00Z"/>
          <w:sz w:val="20"/>
          <w:szCs w:val="20"/>
          <w:rPrChange w:id="216" w:author="Stefan Jang" w:date="2018-03-13T17:36:00Z">
            <w:rPr>
              <w:del w:id="217" w:author="Stefan Jang" w:date="2018-03-13T19:12:00Z"/>
              <w:sz w:val="28"/>
              <w:szCs w:val="28"/>
            </w:rPr>
          </w:rPrChange>
        </w:rPr>
      </w:pPr>
      <w:del w:id="218" w:author="Stefan Jang" w:date="2018-03-13T19:12:00Z">
        <w:r w:rsidRPr="008A4024" w:rsidDel="00DA5464">
          <w:rPr>
            <w:sz w:val="20"/>
            <w:szCs w:val="20"/>
            <w:rPrChange w:id="219" w:author="Stefan Jang" w:date="2018-03-13T17:36:00Z">
              <w:rPr>
                <w:sz w:val="28"/>
                <w:szCs w:val="28"/>
              </w:rPr>
            </w:rPrChange>
          </w:rPr>
          <w:delText>Create the root CA certificate now using the “openssl” command.</w:delText>
        </w:r>
      </w:del>
    </w:p>
    <w:p w14:paraId="767DE453" w14:textId="467B1B3C" w:rsidR="00994CC7" w:rsidRPr="008A4024" w:rsidDel="00DA5464" w:rsidRDefault="00994CC7" w:rsidP="002F7B5E">
      <w:pPr>
        <w:rPr>
          <w:del w:id="220" w:author="Stefan Jang" w:date="2018-03-13T19:12:00Z"/>
          <w:sz w:val="20"/>
          <w:szCs w:val="20"/>
          <w:rPrChange w:id="221" w:author="Stefan Jang" w:date="2018-03-13T17:36:00Z">
            <w:rPr>
              <w:del w:id="222" w:author="Stefan Jang" w:date="2018-03-13T19:12:00Z"/>
              <w:sz w:val="28"/>
              <w:szCs w:val="28"/>
            </w:rPr>
          </w:rPrChange>
        </w:rPr>
      </w:pPr>
      <w:del w:id="223" w:author="Stefan Jang" w:date="2018-03-13T19:12:00Z">
        <w:r w:rsidRPr="008A4024" w:rsidDel="00DA5464">
          <w:rPr>
            <w:sz w:val="20"/>
            <w:szCs w:val="20"/>
            <w:rPrChange w:id="224" w:author="Stefan Jang" w:date="2018-03-13T17:36:00Z">
              <w:rPr>
                <w:sz w:val="28"/>
                <w:szCs w:val="28"/>
              </w:rPr>
            </w:rPrChange>
          </w:rPr>
          <w:delText>(</w:delText>
        </w:r>
        <w:r w:rsidRPr="008A4024" w:rsidDel="00DA5464">
          <w:rPr>
            <w:color w:val="FF0000"/>
            <w:sz w:val="20"/>
            <w:szCs w:val="20"/>
            <w:highlight w:val="yellow"/>
            <w:rPrChange w:id="225" w:author="Stefan Jang" w:date="2018-03-13T17:36:00Z">
              <w:rPr>
                <w:color w:val="FF0000"/>
                <w:sz w:val="28"/>
                <w:szCs w:val="28"/>
                <w:highlight w:val="yellow"/>
              </w:rPr>
            </w:rPrChange>
          </w:rPr>
          <w:delText>Note: For the common name, please specify your VM server’s IP address</w:delText>
        </w:r>
        <w:r w:rsidRPr="008A4024" w:rsidDel="00DA5464">
          <w:rPr>
            <w:sz w:val="20"/>
            <w:szCs w:val="20"/>
            <w:rPrChange w:id="226" w:author="Stefan Jang" w:date="2018-03-13T17:36:00Z">
              <w:rPr>
                <w:sz w:val="28"/>
                <w:szCs w:val="28"/>
              </w:rPr>
            </w:rPrChange>
          </w:rPr>
          <w:delText>.)</w:delText>
        </w:r>
      </w:del>
    </w:p>
    <w:p w14:paraId="56AD3AB0" w14:textId="7BD0B11F" w:rsidR="00994CC7" w:rsidRPr="008A4024" w:rsidDel="00DA5464" w:rsidRDefault="00994CC7" w:rsidP="00994CC7">
      <w:pPr>
        <w:rPr>
          <w:del w:id="227" w:author="Stefan Jang" w:date="2018-03-13T19:12:00Z"/>
          <w:rFonts w:ascii="Courier New" w:hAnsi="Courier New" w:cs="Courier New"/>
          <w:color w:val="839496"/>
          <w:sz w:val="20"/>
          <w:szCs w:val="20"/>
        </w:rPr>
      </w:pPr>
    </w:p>
    <w:p w14:paraId="4EB15990" w14:textId="7C352536" w:rsidR="00994CC7" w:rsidRPr="008A4024" w:rsidDel="00DA5464" w:rsidRDefault="00994CC7" w:rsidP="00994CC7">
      <w:pPr>
        <w:rPr>
          <w:del w:id="228" w:author="Stefan Jang" w:date="2018-03-13T19:12:00Z"/>
          <w:rFonts w:ascii="Courier New" w:hAnsi="Courier New" w:cs="Courier New"/>
          <w:color w:val="839496"/>
          <w:sz w:val="20"/>
          <w:szCs w:val="20"/>
        </w:rPr>
      </w:pPr>
      <w:del w:id="229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# 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</w:rPr>
          <w:delText>cd</w:delText>
        </w:r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 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delText>/root/ca</w:delText>
        </w:r>
      </w:del>
    </w:p>
    <w:p w14:paraId="04C5CB2C" w14:textId="60B5CC36" w:rsidR="00994CC7" w:rsidRPr="008A4024" w:rsidDel="00DA5464" w:rsidRDefault="00994CC7" w:rsidP="00994CC7">
      <w:pPr>
        <w:rPr>
          <w:del w:id="230" w:author="Stefan Jang" w:date="2018-03-13T19:12:00Z"/>
          <w:rFonts w:ascii="Courier New" w:hAnsi="Courier New" w:cs="Courier New"/>
          <w:sz w:val="20"/>
          <w:szCs w:val="20"/>
        </w:rPr>
      </w:pPr>
      <w:del w:id="231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# 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</w:rPr>
          <w:delText>openssl</w:delText>
        </w:r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 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delText xml:space="preserve">req -config </w:delText>
        </w:r>
        <w:r w:rsidRPr="008A4024" w:rsidDel="00DA5464">
          <w:rPr>
            <w:rFonts w:ascii="Courier New" w:hAnsi="Courier New" w:cs="Courier New"/>
            <w:b/>
            <w:color w:val="FF0000"/>
            <w:sz w:val="20"/>
            <w:szCs w:val="20"/>
          </w:rPr>
          <w:delText>openssl.cnf</w:delText>
        </w:r>
        <w:r w:rsidRPr="008A4024" w:rsidDel="00DA5464">
          <w:rPr>
            <w:rFonts w:ascii="Courier New" w:hAnsi="Courier New" w:cs="Courier New"/>
            <w:color w:val="FF0000"/>
            <w:sz w:val="20"/>
            <w:szCs w:val="20"/>
          </w:rPr>
          <w:delText xml:space="preserve"> 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delText>-key private/ca.key.pem -new -x509 -days 7300 -sha256 -extensions v3_ca -out certs/ca.cert.pem</w:delText>
        </w:r>
      </w:del>
    </w:p>
    <w:p w14:paraId="33101301" w14:textId="6AD5B0C6" w:rsidR="00994CC7" w:rsidRPr="008A4024" w:rsidDel="00DA5464" w:rsidRDefault="00994CC7" w:rsidP="00994CC7">
      <w:pPr>
        <w:spacing w:after="0"/>
        <w:rPr>
          <w:del w:id="232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33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You are about to be asked to enter information that will be incorporated</w:delText>
        </w:r>
      </w:del>
    </w:p>
    <w:p w14:paraId="0AB5D3CD" w14:textId="40733CE5" w:rsidR="00994CC7" w:rsidRPr="008A4024" w:rsidDel="00DA5464" w:rsidRDefault="00994CC7" w:rsidP="00994CC7">
      <w:pPr>
        <w:spacing w:after="0"/>
        <w:rPr>
          <w:del w:id="234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35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into your certificate request.</w:delText>
        </w:r>
      </w:del>
    </w:p>
    <w:p w14:paraId="7C8B090E" w14:textId="6FA04553" w:rsidR="00994CC7" w:rsidRPr="008A4024" w:rsidDel="00DA5464" w:rsidRDefault="00994CC7" w:rsidP="00994CC7">
      <w:pPr>
        <w:spacing w:after="0"/>
        <w:rPr>
          <w:del w:id="236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37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What you are about to enter is what is called a Distinguished Name or a DN.</w:delText>
        </w:r>
      </w:del>
    </w:p>
    <w:p w14:paraId="7CE75704" w14:textId="280AE7EB" w:rsidR="00994CC7" w:rsidRPr="008A4024" w:rsidDel="00DA5464" w:rsidRDefault="00994CC7" w:rsidP="00994CC7">
      <w:pPr>
        <w:spacing w:after="0"/>
        <w:rPr>
          <w:del w:id="238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39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There are quite a few fields but you can leave some blank</w:delText>
        </w:r>
      </w:del>
    </w:p>
    <w:p w14:paraId="52023B40" w14:textId="742B7549" w:rsidR="00994CC7" w:rsidRPr="008A4024" w:rsidDel="00DA5464" w:rsidRDefault="00994CC7" w:rsidP="00994CC7">
      <w:pPr>
        <w:spacing w:after="0"/>
        <w:rPr>
          <w:del w:id="240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41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For some fields there will be a default value,</w:delText>
        </w:r>
      </w:del>
    </w:p>
    <w:p w14:paraId="3AA7D766" w14:textId="16E958BC" w:rsidR="00994CC7" w:rsidRPr="008A4024" w:rsidDel="00DA5464" w:rsidRDefault="00994CC7" w:rsidP="00994CC7">
      <w:pPr>
        <w:spacing w:after="0"/>
        <w:rPr>
          <w:del w:id="242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43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If you enter '.', the field will be left blank.</w:delText>
        </w:r>
      </w:del>
    </w:p>
    <w:p w14:paraId="53FF3307" w14:textId="743A84E2" w:rsidR="00994CC7" w:rsidRPr="008A4024" w:rsidDel="00DA5464" w:rsidRDefault="00994CC7" w:rsidP="00994CC7">
      <w:pPr>
        <w:spacing w:after="0"/>
        <w:rPr>
          <w:del w:id="244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45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-----</w:delText>
        </w:r>
      </w:del>
    </w:p>
    <w:p w14:paraId="00557E9F" w14:textId="1777F509" w:rsidR="00994CC7" w:rsidRPr="008A4024" w:rsidDel="00DA5464" w:rsidRDefault="00994CC7" w:rsidP="00994CC7">
      <w:pPr>
        <w:spacing w:after="0"/>
        <w:rPr>
          <w:del w:id="246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47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Country Name (2 letter code) []:</w:delText>
        </w:r>
        <w:r w:rsidRPr="008A4024" w:rsidDel="00DA5464">
          <w:rPr>
            <w:rFonts w:ascii="Courier New" w:hAnsi="Courier New" w:cs="Courier New"/>
            <w:color w:val="2AA198"/>
            <w:sz w:val="20"/>
            <w:szCs w:val="20"/>
          </w:rPr>
          <w:delText>US</w:delText>
        </w:r>
      </w:del>
    </w:p>
    <w:p w14:paraId="6AE73C87" w14:textId="5FC97DB1" w:rsidR="00994CC7" w:rsidRPr="008A4024" w:rsidDel="00DA5464" w:rsidRDefault="00994CC7" w:rsidP="00994CC7">
      <w:pPr>
        <w:spacing w:after="0"/>
        <w:rPr>
          <w:del w:id="248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49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State or Province Name []:</w:delText>
        </w:r>
        <w:r w:rsidRPr="008A4024" w:rsidDel="00DA5464">
          <w:rPr>
            <w:rFonts w:ascii="Courier New" w:hAnsi="Courier New" w:cs="Courier New"/>
            <w:color w:val="2AA198"/>
            <w:sz w:val="20"/>
            <w:szCs w:val="20"/>
          </w:rPr>
          <w:delText>California</w:delText>
        </w:r>
      </w:del>
    </w:p>
    <w:p w14:paraId="4409EBAC" w14:textId="7A330F4F" w:rsidR="00994CC7" w:rsidRPr="008A4024" w:rsidDel="00DA5464" w:rsidRDefault="00994CC7" w:rsidP="00994CC7">
      <w:pPr>
        <w:spacing w:after="0"/>
        <w:rPr>
          <w:del w:id="250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51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Locality Name []:</w:delText>
        </w:r>
        <w:r w:rsidRPr="008A4024" w:rsidDel="00DA5464">
          <w:rPr>
            <w:rFonts w:ascii="Courier New" w:hAnsi="Courier New" w:cs="Courier New"/>
            <w:color w:val="2AA198"/>
            <w:sz w:val="20"/>
            <w:szCs w:val="20"/>
          </w:rPr>
          <w:delText>San Jose</w:delText>
        </w:r>
      </w:del>
    </w:p>
    <w:p w14:paraId="4BA30B9C" w14:textId="358CE6EB" w:rsidR="00994CC7" w:rsidRPr="008A4024" w:rsidDel="00DA5464" w:rsidRDefault="00994CC7" w:rsidP="00994CC7">
      <w:pPr>
        <w:spacing w:after="0"/>
        <w:rPr>
          <w:del w:id="252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53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Organization Name []:</w:delText>
        </w:r>
        <w:r w:rsidRPr="008A4024" w:rsidDel="00DA5464">
          <w:rPr>
            <w:rFonts w:ascii="Courier New" w:hAnsi="Courier New" w:cs="Courier New"/>
            <w:color w:val="2AA198"/>
            <w:sz w:val="20"/>
            <w:szCs w:val="20"/>
          </w:rPr>
          <w:delText>Broadcom</w:delText>
        </w:r>
      </w:del>
    </w:p>
    <w:p w14:paraId="49014F9D" w14:textId="2AB2473B" w:rsidR="00994CC7" w:rsidRPr="008A4024" w:rsidDel="00DA5464" w:rsidRDefault="00994CC7" w:rsidP="00994CC7">
      <w:pPr>
        <w:spacing w:after="0"/>
        <w:rPr>
          <w:del w:id="254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55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Organizational Unit Name []:</w:delText>
        </w:r>
        <w:r w:rsidRPr="008A4024" w:rsidDel="00DA5464">
          <w:rPr>
            <w:rFonts w:ascii="Courier New" w:hAnsi="Courier New" w:cs="Courier New"/>
            <w:color w:val="2AA198"/>
            <w:sz w:val="20"/>
            <w:szCs w:val="20"/>
          </w:rPr>
          <w:delText>BSN</w:delText>
        </w:r>
      </w:del>
    </w:p>
    <w:p w14:paraId="5258221C" w14:textId="63AC9077" w:rsidR="00994CC7" w:rsidRPr="008A4024" w:rsidDel="00DA5464" w:rsidRDefault="00994CC7" w:rsidP="00994CC7">
      <w:pPr>
        <w:spacing w:after="0"/>
        <w:rPr>
          <w:del w:id="256" w:author="Stefan Jang" w:date="2018-03-13T19:12:00Z"/>
          <w:rFonts w:ascii="Courier New" w:hAnsi="Courier New" w:cs="Courier New"/>
          <w:b/>
          <w:color w:val="FF0000"/>
          <w:sz w:val="20"/>
          <w:szCs w:val="20"/>
        </w:rPr>
      </w:pPr>
      <w:del w:id="257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  <w:highlight w:val="yellow"/>
          </w:rPr>
          <w:delText>Common Name []:</w:delText>
        </w:r>
        <w:r w:rsidRPr="008A4024" w:rsidDel="00DA5464">
          <w:rPr>
            <w:rFonts w:ascii="Courier New" w:hAnsi="Courier New" w:cs="Courier New"/>
            <w:color w:val="2AA198"/>
            <w:sz w:val="20"/>
            <w:szCs w:val="20"/>
            <w:highlight w:val="yellow"/>
          </w:rPr>
          <w:delText>10.38.37.167</w:delText>
        </w:r>
        <w:r w:rsidRPr="008A4024" w:rsidDel="00DA5464">
          <w:rPr>
            <w:rFonts w:ascii="Courier New" w:hAnsi="Courier New" w:cs="Courier New"/>
            <w:color w:val="2AA198"/>
            <w:sz w:val="20"/>
            <w:szCs w:val="20"/>
          </w:rPr>
          <w:delText xml:space="preserve">     </w:delText>
        </w:r>
        <w:r w:rsidRPr="008A4024" w:rsidDel="00DA5464">
          <w:rPr>
            <w:rFonts w:ascii="Courier New" w:hAnsi="Courier New" w:cs="Courier New"/>
            <w:b/>
            <w:color w:val="FF0000"/>
            <w:sz w:val="20"/>
            <w:szCs w:val="20"/>
          </w:rPr>
          <w:sym w:font="Wingdings" w:char="F0DF"/>
        </w:r>
        <w:r w:rsidRPr="008A4024" w:rsidDel="00DA5464">
          <w:rPr>
            <w:rFonts w:ascii="Courier New" w:hAnsi="Courier New" w:cs="Courier New"/>
            <w:b/>
            <w:color w:val="FF0000"/>
            <w:sz w:val="20"/>
            <w:szCs w:val="20"/>
          </w:rPr>
          <w:delText xml:space="preserve"> IP address of your VM server</w:delText>
        </w:r>
      </w:del>
    </w:p>
    <w:p w14:paraId="1A21717A" w14:textId="2009D887" w:rsidR="00994CC7" w:rsidRPr="008A4024" w:rsidDel="00DA5464" w:rsidRDefault="00994CC7" w:rsidP="00994CC7">
      <w:pPr>
        <w:spacing w:after="0"/>
        <w:rPr>
          <w:del w:id="258" w:author="Stefan Jang" w:date="2018-03-13T19:12:00Z"/>
          <w:rFonts w:ascii="Courier New" w:hAnsi="Courier New" w:cs="Courier New"/>
          <w:color w:val="586E75"/>
          <w:sz w:val="20"/>
          <w:szCs w:val="20"/>
        </w:rPr>
      </w:pPr>
      <w:del w:id="259" w:author="Stefan Jang" w:date="2018-03-13T19:12:00Z">
        <w:r w:rsidRPr="008A4024" w:rsidDel="00DA5464">
          <w:rPr>
            <w:rFonts w:ascii="Courier New" w:hAnsi="Courier New" w:cs="Courier New"/>
            <w:color w:val="586E75"/>
            <w:sz w:val="20"/>
            <w:szCs w:val="20"/>
          </w:rPr>
          <w:delText>Email Address []:</w:delText>
        </w:r>
      </w:del>
    </w:p>
    <w:p w14:paraId="100B1EFA" w14:textId="34C46E9D" w:rsidR="00994CC7" w:rsidRPr="008A4024" w:rsidDel="00DA5464" w:rsidRDefault="00994CC7" w:rsidP="00994CC7">
      <w:pPr>
        <w:rPr>
          <w:del w:id="260" w:author="Stefan Jang" w:date="2018-03-13T19:12:00Z"/>
          <w:rFonts w:ascii="Courier New" w:hAnsi="Courier New" w:cs="Courier New"/>
          <w:color w:val="839496"/>
          <w:sz w:val="20"/>
          <w:szCs w:val="20"/>
        </w:rPr>
      </w:pPr>
    </w:p>
    <w:p w14:paraId="15B02581" w14:textId="5F492DEB" w:rsidR="00994CC7" w:rsidRPr="008A4024" w:rsidDel="00DA5464" w:rsidRDefault="00994CC7" w:rsidP="00994CC7">
      <w:pPr>
        <w:rPr>
          <w:del w:id="261" w:author="Stefan Jang" w:date="2018-03-13T19:12:00Z"/>
          <w:rFonts w:ascii="Courier New" w:hAnsi="Courier New" w:cs="Courier New"/>
          <w:sz w:val="20"/>
          <w:szCs w:val="20"/>
        </w:rPr>
      </w:pPr>
      <w:del w:id="262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# 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</w:rPr>
          <w:delText>chmod</w:delText>
        </w:r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 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delText>444 certs/ca.cert.pem</w:delText>
        </w:r>
      </w:del>
    </w:p>
    <w:p w14:paraId="219B80AF" w14:textId="15737C1F" w:rsidR="00994CC7" w:rsidRPr="005F34D6" w:rsidDel="00DA5464" w:rsidRDefault="00994CC7" w:rsidP="002F7B5E">
      <w:pPr>
        <w:rPr>
          <w:del w:id="263" w:author="Stefan Jang" w:date="2018-03-13T19:12:00Z"/>
          <w:sz w:val="24"/>
          <w:szCs w:val="24"/>
          <w:rPrChange w:id="264" w:author="Stefan Jang" w:date="2018-03-13T17:24:00Z">
            <w:rPr>
              <w:del w:id="265" w:author="Stefan Jang" w:date="2018-03-13T19:12:00Z"/>
              <w:sz w:val="28"/>
              <w:szCs w:val="28"/>
            </w:rPr>
          </w:rPrChange>
        </w:rPr>
      </w:pPr>
    </w:p>
    <w:p w14:paraId="65A4839A" w14:textId="22E3AB25" w:rsidR="0011244B" w:rsidRPr="005F34D6" w:rsidDel="00DA5464" w:rsidRDefault="0011244B" w:rsidP="002F7B5E">
      <w:pPr>
        <w:rPr>
          <w:del w:id="266" w:author="Stefan Jang" w:date="2018-03-13T19:12:00Z"/>
          <w:sz w:val="24"/>
          <w:szCs w:val="24"/>
          <w:rPrChange w:id="267" w:author="Stefan Jang" w:date="2018-03-13T17:24:00Z">
            <w:rPr>
              <w:del w:id="268" w:author="Stefan Jang" w:date="2018-03-13T19:12:00Z"/>
              <w:sz w:val="28"/>
              <w:szCs w:val="28"/>
            </w:rPr>
          </w:rPrChange>
        </w:rPr>
      </w:pPr>
      <w:del w:id="269" w:author="Stefan Jang" w:date="2018-03-13T19:12:00Z">
        <w:r w:rsidRPr="005F34D6" w:rsidDel="00DA5464">
          <w:rPr>
            <w:sz w:val="24"/>
            <w:szCs w:val="24"/>
            <w:rPrChange w:id="270" w:author="Stefan Jang" w:date="2018-03-13T17:24:00Z">
              <w:rPr>
                <w:sz w:val="28"/>
                <w:szCs w:val="28"/>
              </w:rPr>
            </w:rPrChange>
          </w:rPr>
          <w:delText>e.g.,</w:delText>
        </w:r>
      </w:del>
    </w:p>
    <w:p w14:paraId="73599677" w14:textId="02BEAA12" w:rsidR="002F7B5E" w:rsidRPr="005F34D6" w:rsidDel="00DA5464" w:rsidRDefault="002F7B5E" w:rsidP="002F7B5E">
      <w:pPr>
        <w:rPr>
          <w:del w:id="271" w:author="Stefan Jang" w:date="2018-03-13T19:12:00Z"/>
          <w:sz w:val="24"/>
          <w:szCs w:val="24"/>
          <w:rPrChange w:id="272" w:author="Stefan Jang" w:date="2018-03-13T17:24:00Z">
            <w:rPr>
              <w:del w:id="273" w:author="Stefan Jang" w:date="2018-03-13T19:12:00Z"/>
            </w:rPr>
          </w:rPrChange>
        </w:rPr>
      </w:pPr>
      <w:del w:id="274" w:author="Stefan Jang" w:date="2018-03-13T15:40:00Z">
        <w:r w:rsidRPr="005F34D6" w:rsidDel="00B6109C">
          <w:rPr>
            <w:noProof/>
            <w:sz w:val="24"/>
            <w:szCs w:val="24"/>
            <w:rPrChange w:id="275" w:author="Stefan Jang" w:date="2018-03-13T17:24:00Z">
              <w:rPr>
                <w:noProof/>
              </w:rPr>
            </w:rPrChange>
          </w:rPr>
          <w:drawing>
            <wp:inline distT="0" distB="0" distL="0" distR="0" wp14:anchorId="5D9CB8C3" wp14:editId="5E8B67C1">
              <wp:extent cx="5943600" cy="1914525"/>
              <wp:effectExtent l="0" t="0" r="0" b="952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14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EEE462B" w14:textId="2518347A" w:rsidR="002F7B5E" w:rsidRPr="005F34D6" w:rsidDel="00B6109C" w:rsidRDefault="002F7B5E" w:rsidP="002F7B5E">
      <w:pPr>
        <w:rPr>
          <w:del w:id="276" w:author="Stefan Jang" w:date="2018-03-13T15:41:00Z"/>
          <w:sz w:val="24"/>
          <w:szCs w:val="24"/>
          <w:rPrChange w:id="277" w:author="Stefan Jang" w:date="2018-03-13T17:24:00Z">
            <w:rPr>
              <w:del w:id="278" w:author="Stefan Jang" w:date="2018-03-13T15:41:00Z"/>
            </w:rPr>
          </w:rPrChange>
        </w:rPr>
      </w:pPr>
      <w:del w:id="279" w:author="Stefan Jang" w:date="2018-03-13T15:40:00Z">
        <w:r w:rsidRPr="005F34D6" w:rsidDel="00B6109C">
          <w:rPr>
            <w:noProof/>
            <w:sz w:val="24"/>
            <w:szCs w:val="24"/>
            <w:rPrChange w:id="280" w:author="Stefan Jang" w:date="2018-03-13T17:24:00Z">
              <w:rPr>
                <w:noProof/>
              </w:rPr>
            </w:rPrChange>
          </w:rPr>
          <w:drawing>
            <wp:inline distT="0" distB="0" distL="0" distR="0" wp14:anchorId="37CB7B2C" wp14:editId="2CA1EC3C">
              <wp:extent cx="5943600" cy="198755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8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606D20A" w14:textId="77777777" w:rsidR="0011244B" w:rsidRPr="005F34D6" w:rsidDel="00B6109C" w:rsidRDefault="0011244B" w:rsidP="0011244B">
      <w:pPr>
        <w:pStyle w:val="ListParagraph"/>
        <w:rPr>
          <w:del w:id="281" w:author="Stefan Jang" w:date="2018-03-13T15:41:00Z"/>
          <w:b/>
          <w:sz w:val="24"/>
          <w:szCs w:val="24"/>
          <w:rPrChange w:id="282" w:author="Stefan Jang" w:date="2018-03-13T17:24:00Z">
            <w:rPr>
              <w:del w:id="283" w:author="Stefan Jang" w:date="2018-03-13T15:41:00Z"/>
              <w:b/>
              <w:sz w:val="36"/>
              <w:szCs w:val="36"/>
            </w:rPr>
          </w:rPrChange>
        </w:rPr>
      </w:pPr>
    </w:p>
    <w:p w14:paraId="6EB48B1E" w14:textId="678F26AA" w:rsidR="0011244B" w:rsidRPr="008A4024" w:rsidDel="00DA5464" w:rsidRDefault="0011244B">
      <w:pPr>
        <w:pStyle w:val="Heading1"/>
        <w:rPr>
          <w:del w:id="284" w:author="Stefan Jang" w:date="2018-03-13T19:12:00Z"/>
          <w:rPrChange w:id="285" w:author="Stefan Jang" w:date="2018-03-13T17:37:00Z">
            <w:rPr>
              <w:del w:id="286" w:author="Stefan Jang" w:date="2018-03-13T19:12:00Z"/>
              <w:b/>
              <w:sz w:val="36"/>
              <w:szCs w:val="36"/>
            </w:rPr>
          </w:rPrChange>
        </w:rPr>
        <w:pPrChange w:id="287" w:author="Stefan Jang" w:date="2018-03-13T17:37:00Z">
          <w:pPr/>
        </w:pPrChange>
      </w:pPr>
    </w:p>
    <w:p w14:paraId="1F49F4A9" w14:textId="44D45401" w:rsidR="003E3697" w:rsidRPr="008A4024" w:rsidDel="00712076" w:rsidRDefault="003E3697">
      <w:pPr>
        <w:pStyle w:val="Heading2"/>
        <w:rPr>
          <w:del w:id="288" w:author="Stefan Jang" w:date="2018-03-13T12:41:00Z"/>
          <w:b/>
          <w:rPrChange w:id="289" w:author="Stefan Jang" w:date="2018-03-13T17:43:00Z">
            <w:rPr>
              <w:del w:id="290" w:author="Stefan Jang" w:date="2018-03-13T12:41:00Z"/>
            </w:rPr>
          </w:rPrChange>
        </w:rPr>
        <w:pPrChange w:id="291" w:author="Stefan Jang" w:date="2018-03-13T17:38:00Z">
          <w:pPr>
            <w:pStyle w:val="ListParagraph"/>
            <w:numPr>
              <w:numId w:val="2"/>
            </w:numPr>
            <w:ind w:hanging="360"/>
          </w:pPr>
        </w:pPrChange>
      </w:pPr>
      <w:del w:id="292" w:author="Stefan Jang" w:date="2018-03-13T19:12:00Z">
        <w:r w:rsidRPr="008A4024" w:rsidDel="00DA5464">
          <w:rPr>
            <w:b/>
            <w:sz w:val="32"/>
            <w:szCs w:val="32"/>
            <w:u w:val="single"/>
            <w:rPrChange w:id="293" w:author="Stefan Jang" w:date="2018-03-13T17:43:00Z">
              <w:rPr>
                <w:b/>
                <w:sz w:val="36"/>
                <w:szCs w:val="36"/>
              </w:rPr>
            </w:rPrChange>
          </w:rPr>
          <w:delText xml:space="preserve">Now from the FOS switch (including AG) as </w:delText>
        </w:r>
      </w:del>
      <w:del w:id="294" w:author="Stefan Jang" w:date="2018-03-13T12:40:00Z">
        <w:r w:rsidRPr="008A4024" w:rsidDel="00712076">
          <w:rPr>
            <w:b/>
            <w:sz w:val="32"/>
            <w:szCs w:val="32"/>
            <w:u w:val="single"/>
            <w:rPrChange w:id="295" w:author="Stefan Jang" w:date="2018-03-13T17:43:00Z">
              <w:rPr>
                <w:b/>
                <w:sz w:val="36"/>
                <w:szCs w:val="36"/>
              </w:rPr>
            </w:rPrChange>
          </w:rPr>
          <w:delText>a root</w:delText>
        </w:r>
        <w:r w:rsidR="0011244B" w:rsidRPr="008A4024" w:rsidDel="00712076">
          <w:rPr>
            <w:b/>
            <w:sz w:val="32"/>
            <w:szCs w:val="32"/>
            <w:u w:val="single"/>
            <w:rPrChange w:id="296" w:author="Stefan Jang" w:date="2018-03-13T17:43:00Z">
              <w:rPr>
                <w:b/>
                <w:sz w:val="36"/>
                <w:szCs w:val="36"/>
              </w:rPr>
            </w:rPrChange>
          </w:rPr>
          <w:delText xml:space="preserve"> (or</w:delText>
        </w:r>
      </w:del>
      <w:del w:id="297" w:author="Stefan Jang" w:date="2018-03-13T19:12:00Z">
        <w:r w:rsidR="0011244B" w:rsidRPr="008A4024" w:rsidDel="00DA5464">
          <w:rPr>
            <w:b/>
            <w:sz w:val="32"/>
            <w:szCs w:val="32"/>
            <w:u w:val="single"/>
            <w:rPrChange w:id="298" w:author="Stefan Jang" w:date="2018-03-13T17:43:00Z">
              <w:rPr>
                <w:b/>
                <w:sz w:val="36"/>
                <w:szCs w:val="36"/>
              </w:rPr>
            </w:rPrChange>
          </w:rPr>
          <w:delText xml:space="preserve"> </w:delText>
        </w:r>
      </w:del>
      <w:del w:id="299" w:author="Stefan Jang" w:date="2018-03-13T12:41:00Z">
        <w:r w:rsidR="0011244B" w:rsidRPr="008A4024" w:rsidDel="00712076">
          <w:rPr>
            <w:b/>
            <w:rPrChange w:id="300" w:author="Stefan Jang" w:date="2018-03-13T17:43:00Z">
              <w:rPr/>
            </w:rPrChange>
          </w:rPr>
          <w:delText>admin)</w:delText>
        </w:r>
        <w:r w:rsidRPr="008A4024" w:rsidDel="00712076">
          <w:rPr>
            <w:b/>
            <w:rPrChange w:id="301" w:author="Stefan Jang" w:date="2018-03-13T17:43:00Z">
              <w:rPr/>
            </w:rPrChange>
          </w:rPr>
          <w:delText>:</w:delText>
        </w:r>
      </w:del>
    </w:p>
    <w:p w14:paraId="733BCD7C" w14:textId="52FA5D15" w:rsidR="003E3697" w:rsidRPr="008A4024" w:rsidDel="00712076" w:rsidRDefault="0011244B">
      <w:pPr>
        <w:pStyle w:val="Heading2"/>
        <w:rPr>
          <w:del w:id="302" w:author="Stefan Jang" w:date="2018-03-13T12:41:00Z"/>
          <w:b/>
          <w:color w:val="FF0000"/>
          <w:rPrChange w:id="303" w:author="Stefan Jang" w:date="2018-03-13T17:43:00Z">
            <w:rPr>
              <w:del w:id="304" w:author="Stefan Jang" w:date="2018-03-13T12:41:00Z"/>
              <w:color w:val="FF0000"/>
            </w:rPr>
          </w:rPrChange>
        </w:rPr>
        <w:pPrChange w:id="305" w:author="Stefan Jang" w:date="2018-03-13T17:38:00Z">
          <w:pPr>
            <w:ind w:left="360"/>
          </w:pPr>
        </w:pPrChange>
      </w:pPr>
      <w:del w:id="306" w:author="Stefan Jang" w:date="2018-03-13T12:41:00Z">
        <w:r w:rsidRPr="008A4024" w:rsidDel="00712076">
          <w:rPr>
            <w:b/>
            <w:color w:val="FF0000"/>
            <w:highlight w:val="yellow"/>
            <w:rPrChange w:id="307" w:author="Stefan Jang" w:date="2018-03-13T17:43:00Z">
              <w:rPr>
                <w:color w:val="FF0000"/>
                <w:highlight w:val="yellow"/>
              </w:rPr>
            </w:rPrChange>
          </w:rPr>
          <w:delText>(Note: Tested as a root user.)</w:delText>
        </w:r>
      </w:del>
    </w:p>
    <w:p w14:paraId="66A6119A" w14:textId="54DCC346" w:rsidR="008A4024" w:rsidRPr="008A4024" w:rsidDel="00DA5464" w:rsidRDefault="0011244B">
      <w:pPr>
        <w:rPr>
          <w:del w:id="308" w:author="Stefan Jang" w:date="2018-03-13T19:12:00Z"/>
          <w:rPrChange w:id="309" w:author="Stefan Jang" w:date="2018-03-13T17:38:00Z">
            <w:rPr>
              <w:del w:id="310" w:author="Stefan Jang" w:date="2018-03-13T19:12:00Z"/>
              <w:sz w:val="28"/>
              <w:szCs w:val="28"/>
            </w:rPr>
          </w:rPrChange>
        </w:rPr>
        <w:pPrChange w:id="311" w:author="Stefan Jang" w:date="2018-03-13T17:38:00Z">
          <w:pPr>
            <w:ind w:left="360"/>
          </w:pPr>
        </w:pPrChange>
      </w:pPr>
      <w:del w:id="312" w:author="Stefan Jang" w:date="2018-03-13T17:37:00Z">
        <w:r w:rsidRPr="008A4024" w:rsidDel="008A4024">
          <w:rPr>
            <w:rFonts w:asciiTheme="majorHAnsi" w:eastAsiaTheme="majorEastAsia" w:hAnsiTheme="majorHAnsi" w:cstheme="majorBidi"/>
            <w:b/>
            <w:color w:val="2F5496" w:themeColor="accent1" w:themeShade="BF"/>
            <w:sz w:val="26"/>
            <w:szCs w:val="26"/>
            <w:rPrChange w:id="313" w:author="Stefan Jang" w:date="2018-03-13T17:43:00Z">
              <w:rPr>
                <w:sz w:val="28"/>
                <w:szCs w:val="28"/>
              </w:rPr>
            </w:rPrChange>
          </w:rPr>
          <w:delText>2</w:delText>
        </w:r>
      </w:del>
      <w:del w:id="314" w:author="Stefan Jang" w:date="2018-03-13T19:12:00Z">
        <w:r w:rsidRPr="008A4024" w:rsidDel="00DA5464">
          <w:rPr>
            <w:rFonts w:asciiTheme="majorHAnsi" w:eastAsiaTheme="majorEastAsia" w:hAnsiTheme="majorHAnsi" w:cstheme="majorBidi"/>
            <w:b/>
            <w:color w:val="2F5496" w:themeColor="accent1" w:themeShade="BF"/>
            <w:sz w:val="26"/>
            <w:szCs w:val="26"/>
            <w:rPrChange w:id="315" w:author="Stefan Jang" w:date="2018-03-13T17:43:00Z">
              <w:rPr>
                <w:sz w:val="28"/>
                <w:szCs w:val="28"/>
              </w:rPr>
            </w:rPrChange>
          </w:rPr>
          <w:delText>.1 Generate the CSR from the FOS switch using the “sccertmgmt” command.</w:delText>
        </w:r>
      </w:del>
    </w:p>
    <w:p w14:paraId="37487273" w14:textId="066CD053" w:rsidR="0011244B" w:rsidRPr="008A4024" w:rsidDel="00DA5464" w:rsidRDefault="0011244B" w:rsidP="003E3697">
      <w:pPr>
        <w:ind w:left="360"/>
        <w:rPr>
          <w:del w:id="316" w:author="Stefan Jang" w:date="2018-03-13T19:12:00Z"/>
          <w:sz w:val="20"/>
          <w:szCs w:val="20"/>
          <w:rPrChange w:id="317" w:author="Stefan Jang" w:date="2018-03-13T17:38:00Z">
            <w:rPr>
              <w:del w:id="318" w:author="Stefan Jang" w:date="2018-03-13T19:12:00Z"/>
            </w:rPr>
          </w:rPrChange>
        </w:rPr>
      </w:pPr>
      <w:del w:id="319" w:author="Stefan Jang" w:date="2018-03-13T19:12:00Z">
        <w:r w:rsidRPr="008A4024" w:rsidDel="00DA5464">
          <w:rPr>
            <w:sz w:val="20"/>
            <w:szCs w:val="20"/>
            <w:rPrChange w:id="320" w:author="Stefan Jang" w:date="2018-03-13T17:38:00Z">
              <w:rPr/>
            </w:rPrChange>
          </w:rPr>
          <w:delText>e.g.,</w:delText>
        </w:r>
      </w:del>
    </w:p>
    <w:p w14:paraId="715B87A2" w14:textId="21B3466D" w:rsidR="003E3697" w:rsidRPr="005F34D6" w:rsidDel="00B941E6" w:rsidRDefault="003E3697">
      <w:pPr>
        <w:pStyle w:val="Heading1"/>
        <w:rPr>
          <w:del w:id="321" w:author="Stefan Jang" w:date="2018-03-13T13:02:00Z"/>
          <w:rPrChange w:id="322" w:author="Stefan Jang" w:date="2018-03-13T17:24:00Z">
            <w:rPr>
              <w:del w:id="323" w:author="Stefan Jang" w:date="2018-03-13T13:02:00Z"/>
              <w:b/>
              <w:sz w:val="20"/>
              <w:szCs w:val="20"/>
            </w:rPr>
          </w:rPrChange>
        </w:rPr>
        <w:pPrChange w:id="324" w:author="Stefan Jang" w:date="2018-03-13T17:38:00Z">
          <w:pPr>
            <w:ind w:left="360"/>
          </w:pPr>
        </w:pPrChange>
      </w:pPr>
      <w:del w:id="325" w:author="Stefan Jang" w:date="2018-03-13T13:02:00Z">
        <w:r w:rsidRPr="005F34D6" w:rsidDel="00B941E6">
          <w:rPr>
            <w:rPrChange w:id="326" w:author="Stefan Jang" w:date="2018-03-13T17:24:00Z">
              <w:rPr>
                <w:sz w:val="20"/>
                <w:szCs w:val="20"/>
              </w:rPr>
            </w:rPrChange>
          </w:rPr>
          <w:delText xml:space="preserve">TYR105:FID128:root&gt; </w:delText>
        </w:r>
        <w:r w:rsidRPr="005F34D6" w:rsidDel="00B941E6">
          <w:rPr>
            <w:rPrChange w:id="327" w:author="Stefan Jang" w:date="2018-03-13T17:24:00Z">
              <w:rPr>
                <w:b/>
                <w:sz w:val="20"/>
                <w:szCs w:val="20"/>
              </w:rPr>
            </w:rPrChange>
          </w:rPr>
          <w:delText>seccertmgmt generate -csr https</w:delText>
        </w:r>
      </w:del>
    </w:p>
    <w:p w14:paraId="5F6F343B" w14:textId="64C8EE49" w:rsidR="003E3697" w:rsidRPr="005F34D6" w:rsidDel="00B941E6" w:rsidRDefault="003E3697">
      <w:pPr>
        <w:pStyle w:val="Heading1"/>
        <w:rPr>
          <w:del w:id="328" w:author="Stefan Jang" w:date="2018-03-13T13:02:00Z"/>
          <w:rPrChange w:id="329" w:author="Stefan Jang" w:date="2018-03-13T17:24:00Z">
            <w:rPr>
              <w:del w:id="330" w:author="Stefan Jang" w:date="2018-03-13T13:02:00Z"/>
              <w:sz w:val="20"/>
              <w:szCs w:val="20"/>
            </w:rPr>
          </w:rPrChange>
        </w:rPr>
        <w:pPrChange w:id="331" w:author="Stefan Jang" w:date="2018-03-13T17:38:00Z">
          <w:pPr>
            <w:ind w:left="360"/>
          </w:pPr>
        </w:pPrChange>
      </w:pPr>
      <w:del w:id="332" w:author="Stefan Jang" w:date="2018-03-13T13:02:00Z">
        <w:r w:rsidRPr="005F34D6" w:rsidDel="00B941E6">
          <w:rPr>
            <w:rPrChange w:id="333" w:author="Stefan Jang" w:date="2018-03-13T17:24:00Z">
              <w:rPr>
                <w:sz w:val="20"/>
                <w:szCs w:val="20"/>
              </w:rPr>
            </w:rPrChange>
          </w:rPr>
          <w:delText>Generating a  CSR will automatically do the following:</w:delText>
        </w:r>
      </w:del>
    </w:p>
    <w:p w14:paraId="4833A84E" w14:textId="09AC1323" w:rsidR="003E3697" w:rsidRPr="005F34D6" w:rsidDel="00B941E6" w:rsidRDefault="003E3697">
      <w:pPr>
        <w:pStyle w:val="Heading1"/>
        <w:rPr>
          <w:del w:id="334" w:author="Stefan Jang" w:date="2018-03-13T13:02:00Z"/>
          <w:rPrChange w:id="335" w:author="Stefan Jang" w:date="2018-03-13T17:24:00Z">
            <w:rPr>
              <w:del w:id="336" w:author="Stefan Jang" w:date="2018-03-13T13:02:00Z"/>
              <w:sz w:val="20"/>
              <w:szCs w:val="20"/>
            </w:rPr>
          </w:rPrChange>
        </w:rPr>
        <w:pPrChange w:id="337" w:author="Stefan Jang" w:date="2018-03-13T17:38:00Z">
          <w:pPr>
            <w:ind w:left="360"/>
          </w:pPr>
        </w:pPrChange>
      </w:pPr>
      <w:del w:id="338" w:author="Stefan Jang" w:date="2018-03-13T13:02:00Z">
        <w:r w:rsidRPr="005F34D6" w:rsidDel="00B941E6">
          <w:rPr>
            <w:rPrChange w:id="339" w:author="Stefan Jang" w:date="2018-03-13T17:24:00Z">
              <w:rPr>
                <w:sz w:val="20"/>
                <w:szCs w:val="20"/>
              </w:rPr>
            </w:rPrChange>
          </w:rPr>
          <w:delText>1. Delete all existing CSRs.</w:delText>
        </w:r>
      </w:del>
    </w:p>
    <w:p w14:paraId="00CC8F42" w14:textId="68792C0D" w:rsidR="003E3697" w:rsidRPr="005F34D6" w:rsidDel="00B941E6" w:rsidRDefault="003E3697">
      <w:pPr>
        <w:pStyle w:val="Heading1"/>
        <w:rPr>
          <w:del w:id="340" w:author="Stefan Jang" w:date="2018-03-13T13:02:00Z"/>
          <w:rPrChange w:id="341" w:author="Stefan Jang" w:date="2018-03-13T17:24:00Z">
            <w:rPr>
              <w:del w:id="342" w:author="Stefan Jang" w:date="2018-03-13T13:02:00Z"/>
              <w:sz w:val="20"/>
              <w:szCs w:val="20"/>
            </w:rPr>
          </w:rPrChange>
        </w:rPr>
        <w:pPrChange w:id="343" w:author="Stefan Jang" w:date="2018-03-13T17:38:00Z">
          <w:pPr>
            <w:ind w:left="360"/>
          </w:pPr>
        </w:pPrChange>
      </w:pPr>
      <w:del w:id="344" w:author="Stefan Jang" w:date="2018-03-13T13:02:00Z">
        <w:r w:rsidRPr="005F34D6" w:rsidDel="00B941E6">
          <w:rPr>
            <w:rPrChange w:id="345" w:author="Stefan Jang" w:date="2018-03-13T17:24:00Z">
              <w:rPr>
                <w:sz w:val="20"/>
                <w:szCs w:val="20"/>
              </w:rPr>
            </w:rPrChange>
          </w:rPr>
          <w:delText>2. Delete existing switch certificate.</w:delText>
        </w:r>
      </w:del>
    </w:p>
    <w:p w14:paraId="42A07F10" w14:textId="73F3DC44" w:rsidR="003E3697" w:rsidRPr="005F34D6" w:rsidDel="00B941E6" w:rsidRDefault="003E3697">
      <w:pPr>
        <w:pStyle w:val="Heading1"/>
        <w:rPr>
          <w:del w:id="346" w:author="Stefan Jang" w:date="2018-03-13T13:02:00Z"/>
          <w:rPrChange w:id="347" w:author="Stefan Jang" w:date="2018-03-13T17:24:00Z">
            <w:rPr>
              <w:del w:id="348" w:author="Stefan Jang" w:date="2018-03-13T13:02:00Z"/>
              <w:sz w:val="20"/>
              <w:szCs w:val="20"/>
            </w:rPr>
          </w:rPrChange>
        </w:rPr>
        <w:pPrChange w:id="349" w:author="Stefan Jang" w:date="2018-03-13T17:38:00Z">
          <w:pPr>
            <w:ind w:left="360"/>
          </w:pPr>
        </w:pPrChange>
      </w:pPr>
      <w:del w:id="350" w:author="Stefan Jang" w:date="2018-03-13T13:02:00Z">
        <w:r w:rsidRPr="005F34D6" w:rsidDel="00B941E6">
          <w:rPr>
            <w:rPrChange w:id="351" w:author="Stefan Jang" w:date="2018-03-13T17:24:00Z">
              <w:rPr>
                <w:sz w:val="20"/>
                <w:szCs w:val="20"/>
              </w:rPr>
            </w:rPrChange>
          </w:rPr>
          <w:delText>3. Reset the certificate filename to none.</w:delText>
        </w:r>
      </w:del>
    </w:p>
    <w:p w14:paraId="22376979" w14:textId="6D5600F4" w:rsidR="003E3697" w:rsidRPr="005F34D6" w:rsidDel="00B941E6" w:rsidRDefault="003E3697">
      <w:pPr>
        <w:pStyle w:val="Heading1"/>
        <w:rPr>
          <w:del w:id="352" w:author="Stefan Jang" w:date="2018-03-13T13:02:00Z"/>
          <w:rPrChange w:id="353" w:author="Stefan Jang" w:date="2018-03-13T17:24:00Z">
            <w:rPr>
              <w:del w:id="354" w:author="Stefan Jang" w:date="2018-03-13T13:02:00Z"/>
              <w:sz w:val="20"/>
              <w:szCs w:val="20"/>
            </w:rPr>
          </w:rPrChange>
        </w:rPr>
        <w:pPrChange w:id="355" w:author="Stefan Jang" w:date="2018-03-13T17:38:00Z">
          <w:pPr>
            <w:ind w:left="360"/>
          </w:pPr>
        </w:pPrChange>
      </w:pPr>
    </w:p>
    <w:p w14:paraId="42D61209" w14:textId="0107E428" w:rsidR="003E3697" w:rsidRPr="005F34D6" w:rsidDel="00B941E6" w:rsidRDefault="003E3697">
      <w:pPr>
        <w:pStyle w:val="Heading1"/>
        <w:rPr>
          <w:del w:id="356" w:author="Stefan Jang" w:date="2018-03-13T13:02:00Z"/>
          <w:rPrChange w:id="357" w:author="Stefan Jang" w:date="2018-03-13T17:24:00Z">
            <w:rPr>
              <w:del w:id="358" w:author="Stefan Jang" w:date="2018-03-13T13:02:00Z"/>
              <w:sz w:val="20"/>
              <w:szCs w:val="20"/>
            </w:rPr>
          </w:rPrChange>
        </w:rPr>
        <w:pPrChange w:id="359" w:author="Stefan Jang" w:date="2018-03-13T17:38:00Z">
          <w:pPr>
            <w:ind w:left="360"/>
          </w:pPr>
        </w:pPrChange>
      </w:pPr>
      <w:del w:id="360" w:author="Stefan Jang" w:date="2018-03-13T13:02:00Z">
        <w:r w:rsidRPr="005F34D6" w:rsidDel="00B941E6">
          <w:rPr>
            <w:rPrChange w:id="361" w:author="Stefan Jang" w:date="2018-03-13T17:24:00Z">
              <w:rPr>
                <w:sz w:val="20"/>
                <w:szCs w:val="20"/>
              </w:rPr>
            </w:rPrChange>
          </w:rPr>
          <w:delText>Warning: Key-pair generation is CPU intensive and can cause high CPU usage</w:delText>
        </w:r>
      </w:del>
    </w:p>
    <w:p w14:paraId="297EBD43" w14:textId="26C87DC4" w:rsidR="003E3697" w:rsidRPr="005F34D6" w:rsidDel="00B941E6" w:rsidRDefault="003E3697">
      <w:pPr>
        <w:pStyle w:val="Heading1"/>
        <w:rPr>
          <w:del w:id="362" w:author="Stefan Jang" w:date="2018-03-13T13:02:00Z"/>
          <w:rPrChange w:id="363" w:author="Stefan Jang" w:date="2018-03-13T17:24:00Z">
            <w:rPr>
              <w:del w:id="364" w:author="Stefan Jang" w:date="2018-03-13T13:02:00Z"/>
              <w:sz w:val="20"/>
              <w:szCs w:val="20"/>
            </w:rPr>
          </w:rPrChange>
        </w:rPr>
        <w:pPrChange w:id="365" w:author="Stefan Jang" w:date="2018-03-13T17:38:00Z">
          <w:pPr/>
        </w:pPrChange>
      </w:pPr>
    </w:p>
    <w:p w14:paraId="7E2F6C95" w14:textId="635E2F98" w:rsidR="003E3697" w:rsidRPr="005F34D6" w:rsidDel="00B941E6" w:rsidRDefault="003E3697">
      <w:pPr>
        <w:pStyle w:val="Heading1"/>
        <w:rPr>
          <w:del w:id="366" w:author="Stefan Jang" w:date="2018-03-13T13:02:00Z"/>
          <w:rPrChange w:id="367" w:author="Stefan Jang" w:date="2018-03-13T17:24:00Z">
            <w:rPr>
              <w:del w:id="368" w:author="Stefan Jang" w:date="2018-03-13T13:02:00Z"/>
              <w:sz w:val="20"/>
              <w:szCs w:val="20"/>
            </w:rPr>
          </w:rPrChange>
        </w:rPr>
        <w:pPrChange w:id="369" w:author="Stefan Jang" w:date="2018-03-13T17:38:00Z">
          <w:pPr>
            <w:ind w:left="360"/>
          </w:pPr>
        </w:pPrChange>
      </w:pPr>
      <w:del w:id="370" w:author="Stefan Jang" w:date="2018-03-13T13:02:00Z">
        <w:r w:rsidRPr="005F34D6" w:rsidDel="00B941E6">
          <w:rPr>
            <w:rPrChange w:id="371" w:author="Stefan Jang" w:date="2018-03-13T17:24:00Z">
              <w:rPr>
                <w:sz w:val="20"/>
                <w:szCs w:val="20"/>
              </w:rPr>
            </w:rPrChange>
          </w:rPr>
          <w:delText>Continue (yes, y, no, n): [no]</w:delText>
        </w:r>
        <w:r w:rsidRPr="005F34D6" w:rsidDel="00B941E6">
          <w:rPr>
            <w:rPrChange w:id="372" w:author="Stefan Jang" w:date="2018-03-13T17:24:00Z">
              <w:rPr>
                <w:b/>
                <w:sz w:val="20"/>
                <w:szCs w:val="20"/>
              </w:rPr>
            </w:rPrChange>
          </w:rPr>
          <w:delText xml:space="preserve"> y</w:delText>
        </w:r>
      </w:del>
    </w:p>
    <w:p w14:paraId="7C6587A3" w14:textId="631332C9" w:rsidR="003E3697" w:rsidRPr="005F34D6" w:rsidDel="00B941E6" w:rsidRDefault="003E3697">
      <w:pPr>
        <w:pStyle w:val="Heading1"/>
        <w:rPr>
          <w:del w:id="373" w:author="Stefan Jang" w:date="2018-03-13T13:02:00Z"/>
          <w:rPrChange w:id="374" w:author="Stefan Jang" w:date="2018-03-13T17:24:00Z">
            <w:rPr>
              <w:del w:id="375" w:author="Stefan Jang" w:date="2018-03-13T13:02:00Z"/>
              <w:sz w:val="20"/>
              <w:szCs w:val="20"/>
            </w:rPr>
          </w:rPrChange>
        </w:rPr>
        <w:pPrChange w:id="376" w:author="Stefan Jang" w:date="2018-03-13T17:38:00Z">
          <w:pPr>
            <w:ind w:left="360"/>
          </w:pPr>
        </w:pPrChange>
      </w:pPr>
      <w:del w:id="377" w:author="Stefan Jang" w:date="2018-03-13T13:02:00Z">
        <w:r w:rsidRPr="005F34D6" w:rsidDel="00B941E6">
          <w:rPr>
            <w:rPrChange w:id="378" w:author="Stefan Jang" w:date="2018-03-13T17:24:00Z">
              <w:rPr>
                <w:sz w:val="20"/>
                <w:szCs w:val="20"/>
              </w:rPr>
            </w:rPrChange>
          </w:rPr>
          <w:delText>Country Name (2 letter code, eg, US):</w:delText>
        </w:r>
        <w:r w:rsidRPr="005F34D6" w:rsidDel="00B941E6">
          <w:rPr>
            <w:rPrChange w:id="379" w:author="Stefan Jang" w:date="2018-03-13T17:24:00Z">
              <w:rPr>
                <w:b/>
                <w:sz w:val="20"/>
                <w:szCs w:val="20"/>
              </w:rPr>
            </w:rPrChange>
          </w:rPr>
          <w:delText>US</w:delText>
        </w:r>
      </w:del>
    </w:p>
    <w:p w14:paraId="5E116DA0" w14:textId="3DA8AA44" w:rsidR="003E3697" w:rsidRPr="005F34D6" w:rsidDel="00B941E6" w:rsidRDefault="003E3697">
      <w:pPr>
        <w:pStyle w:val="Heading1"/>
        <w:rPr>
          <w:del w:id="380" w:author="Stefan Jang" w:date="2018-03-13T13:02:00Z"/>
          <w:rPrChange w:id="381" w:author="Stefan Jang" w:date="2018-03-13T17:24:00Z">
            <w:rPr>
              <w:del w:id="382" w:author="Stefan Jang" w:date="2018-03-13T13:02:00Z"/>
              <w:sz w:val="20"/>
              <w:szCs w:val="20"/>
            </w:rPr>
          </w:rPrChange>
        </w:rPr>
        <w:pPrChange w:id="383" w:author="Stefan Jang" w:date="2018-03-13T17:38:00Z">
          <w:pPr>
            <w:ind w:left="360"/>
          </w:pPr>
        </w:pPrChange>
      </w:pPr>
      <w:del w:id="384" w:author="Stefan Jang" w:date="2018-03-13T13:02:00Z">
        <w:r w:rsidRPr="005F34D6" w:rsidDel="00B941E6">
          <w:rPr>
            <w:rPrChange w:id="385" w:author="Stefan Jang" w:date="2018-03-13T17:24:00Z">
              <w:rPr>
                <w:sz w:val="20"/>
                <w:szCs w:val="20"/>
              </w:rPr>
            </w:rPrChange>
          </w:rPr>
          <w:delText>State or Province Name (full name, eg, California):</w:delText>
        </w:r>
        <w:r w:rsidRPr="005F34D6" w:rsidDel="00B941E6">
          <w:rPr>
            <w:rPrChange w:id="386" w:author="Stefan Jang" w:date="2018-03-13T17:24:00Z">
              <w:rPr>
                <w:b/>
                <w:sz w:val="20"/>
                <w:szCs w:val="20"/>
              </w:rPr>
            </w:rPrChange>
          </w:rPr>
          <w:delText>California</w:delText>
        </w:r>
      </w:del>
    </w:p>
    <w:p w14:paraId="5DA7853D" w14:textId="378CF4B0" w:rsidR="003E3697" w:rsidRPr="005F34D6" w:rsidDel="00B941E6" w:rsidRDefault="003E3697">
      <w:pPr>
        <w:pStyle w:val="Heading1"/>
        <w:rPr>
          <w:del w:id="387" w:author="Stefan Jang" w:date="2018-03-13T13:02:00Z"/>
          <w:rPrChange w:id="388" w:author="Stefan Jang" w:date="2018-03-13T17:24:00Z">
            <w:rPr>
              <w:del w:id="389" w:author="Stefan Jang" w:date="2018-03-13T13:02:00Z"/>
              <w:sz w:val="20"/>
              <w:szCs w:val="20"/>
            </w:rPr>
          </w:rPrChange>
        </w:rPr>
        <w:pPrChange w:id="390" w:author="Stefan Jang" w:date="2018-03-13T17:38:00Z">
          <w:pPr>
            <w:ind w:left="360"/>
          </w:pPr>
        </w:pPrChange>
      </w:pPr>
      <w:del w:id="391" w:author="Stefan Jang" w:date="2018-03-13T13:02:00Z">
        <w:r w:rsidRPr="005F34D6" w:rsidDel="00B941E6">
          <w:rPr>
            <w:rPrChange w:id="392" w:author="Stefan Jang" w:date="2018-03-13T17:24:00Z">
              <w:rPr>
                <w:sz w:val="20"/>
                <w:szCs w:val="20"/>
              </w:rPr>
            </w:rPrChange>
          </w:rPr>
          <w:delText>Locality Name (eg, city name):</w:delText>
        </w:r>
        <w:r w:rsidRPr="005F34D6" w:rsidDel="00B941E6">
          <w:rPr>
            <w:rPrChange w:id="393" w:author="Stefan Jang" w:date="2018-03-13T17:24:00Z">
              <w:rPr>
                <w:b/>
                <w:sz w:val="20"/>
                <w:szCs w:val="20"/>
              </w:rPr>
            </w:rPrChange>
          </w:rPr>
          <w:delText>San Jose</w:delText>
        </w:r>
      </w:del>
    </w:p>
    <w:p w14:paraId="7EAF677F" w14:textId="5EC5460D" w:rsidR="003E3697" w:rsidRPr="005F34D6" w:rsidDel="00B941E6" w:rsidRDefault="003E3697">
      <w:pPr>
        <w:pStyle w:val="Heading1"/>
        <w:rPr>
          <w:del w:id="394" w:author="Stefan Jang" w:date="2018-03-13T13:02:00Z"/>
          <w:rPrChange w:id="395" w:author="Stefan Jang" w:date="2018-03-13T17:24:00Z">
            <w:rPr>
              <w:del w:id="396" w:author="Stefan Jang" w:date="2018-03-13T13:02:00Z"/>
              <w:sz w:val="20"/>
              <w:szCs w:val="20"/>
            </w:rPr>
          </w:rPrChange>
        </w:rPr>
        <w:pPrChange w:id="397" w:author="Stefan Jang" w:date="2018-03-13T17:38:00Z">
          <w:pPr>
            <w:ind w:left="360"/>
          </w:pPr>
        </w:pPrChange>
      </w:pPr>
      <w:del w:id="398" w:author="Stefan Jang" w:date="2018-03-13T13:02:00Z">
        <w:r w:rsidRPr="005F34D6" w:rsidDel="00B941E6">
          <w:rPr>
            <w:rPrChange w:id="399" w:author="Stefan Jang" w:date="2018-03-13T17:24:00Z">
              <w:rPr>
                <w:sz w:val="20"/>
                <w:szCs w:val="20"/>
              </w:rPr>
            </w:rPrChange>
          </w:rPr>
          <w:delText>Organization Name (eg, company name):</w:delText>
        </w:r>
        <w:r w:rsidRPr="005F34D6" w:rsidDel="00B941E6">
          <w:rPr>
            <w:rPrChange w:id="400" w:author="Stefan Jang" w:date="2018-03-13T17:24:00Z">
              <w:rPr>
                <w:b/>
                <w:sz w:val="20"/>
                <w:szCs w:val="20"/>
              </w:rPr>
            </w:rPrChange>
          </w:rPr>
          <w:delText>Broadcom</w:delText>
        </w:r>
      </w:del>
    </w:p>
    <w:p w14:paraId="2A227A62" w14:textId="12DF5ED4" w:rsidR="003E3697" w:rsidRPr="005F34D6" w:rsidDel="00B941E6" w:rsidRDefault="003E3697">
      <w:pPr>
        <w:pStyle w:val="Heading1"/>
        <w:rPr>
          <w:del w:id="401" w:author="Stefan Jang" w:date="2018-03-13T13:02:00Z"/>
          <w:rPrChange w:id="402" w:author="Stefan Jang" w:date="2018-03-13T17:24:00Z">
            <w:rPr>
              <w:del w:id="403" w:author="Stefan Jang" w:date="2018-03-13T13:02:00Z"/>
              <w:sz w:val="20"/>
              <w:szCs w:val="20"/>
            </w:rPr>
          </w:rPrChange>
        </w:rPr>
        <w:pPrChange w:id="404" w:author="Stefan Jang" w:date="2018-03-13T17:38:00Z">
          <w:pPr>
            <w:ind w:left="360"/>
          </w:pPr>
        </w:pPrChange>
      </w:pPr>
      <w:del w:id="405" w:author="Stefan Jang" w:date="2018-03-13T13:02:00Z">
        <w:r w:rsidRPr="005F34D6" w:rsidDel="00B941E6">
          <w:rPr>
            <w:rPrChange w:id="406" w:author="Stefan Jang" w:date="2018-03-13T17:24:00Z">
              <w:rPr>
                <w:sz w:val="20"/>
                <w:szCs w:val="20"/>
              </w:rPr>
            </w:rPrChange>
          </w:rPr>
          <w:delText>Organizational Unit Name (eg, department name):</w:delText>
        </w:r>
        <w:r w:rsidRPr="005F34D6" w:rsidDel="00B941E6">
          <w:rPr>
            <w:rPrChange w:id="407" w:author="Stefan Jang" w:date="2018-03-13T17:24:00Z">
              <w:rPr>
                <w:b/>
                <w:sz w:val="20"/>
                <w:szCs w:val="20"/>
              </w:rPr>
            </w:rPrChange>
          </w:rPr>
          <w:delText>BSN</w:delText>
        </w:r>
      </w:del>
    </w:p>
    <w:p w14:paraId="07BDD633" w14:textId="660449C4" w:rsidR="003E3697" w:rsidRPr="005F34D6" w:rsidDel="00B941E6" w:rsidRDefault="003E3697">
      <w:pPr>
        <w:pStyle w:val="Heading1"/>
        <w:rPr>
          <w:del w:id="408" w:author="Stefan Jang" w:date="2018-03-13T13:02:00Z"/>
          <w:rPrChange w:id="409" w:author="Stefan Jang" w:date="2018-03-13T17:24:00Z">
            <w:rPr>
              <w:del w:id="410" w:author="Stefan Jang" w:date="2018-03-13T13:02:00Z"/>
              <w:sz w:val="20"/>
              <w:szCs w:val="20"/>
            </w:rPr>
          </w:rPrChange>
        </w:rPr>
        <w:pPrChange w:id="411" w:author="Stefan Jang" w:date="2018-03-13T17:38:00Z">
          <w:pPr>
            <w:ind w:left="360"/>
          </w:pPr>
        </w:pPrChange>
      </w:pPr>
      <w:del w:id="412" w:author="Stefan Jang" w:date="2018-03-13T13:02:00Z">
        <w:r w:rsidRPr="005F34D6" w:rsidDel="00B941E6">
          <w:rPr>
            <w:rPrChange w:id="413" w:author="Stefan Jang" w:date="2018-03-13T17:24:00Z">
              <w:rPr>
                <w:sz w:val="20"/>
                <w:szCs w:val="20"/>
              </w:rPr>
            </w:rPrChange>
          </w:rPr>
          <w:delText>Common Name (Fully qualified Domain Name, or IP address):</w:delText>
        </w:r>
        <w:r w:rsidRPr="005F34D6" w:rsidDel="00B941E6">
          <w:rPr>
            <w:rPrChange w:id="414" w:author="Stefan Jang" w:date="2018-03-13T17:24:00Z">
              <w:rPr>
                <w:b/>
                <w:sz w:val="20"/>
                <w:szCs w:val="20"/>
              </w:rPr>
            </w:rPrChange>
          </w:rPr>
          <w:delText>10.17.55.105</w:delText>
        </w:r>
        <w:r w:rsidR="0011244B" w:rsidRPr="005F34D6" w:rsidDel="00B941E6">
          <w:rPr>
            <w:rPrChange w:id="415" w:author="Stefan Jang" w:date="2018-03-13T17:24:00Z">
              <w:rPr>
                <w:b/>
                <w:sz w:val="20"/>
                <w:szCs w:val="20"/>
              </w:rPr>
            </w:rPrChange>
          </w:rPr>
          <w:delText xml:space="preserve">   </w:delText>
        </w:r>
        <w:r w:rsidR="0011244B" w:rsidRPr="005F34D6" w:rsidDel="00B941E6">
          <w:rPr>
            <w:color w:val="FF0000"/>
            <w:rPrChange w:id="416" w:author="Stefan Jang" w:date="2018-03-13T17:24:00Z">
              <w:rPr>
                <w:b/>
                <w:color w:val="FF0000"/>
                <w:sz w:val="20"/>
                <w:szCs w:val="20"/>
              </w:rPr>
            </w:rPrChange>
          </w:rPr>
          <w:sym w:font="Wingdings" w:char="F0DF"/>
        </w:r>
        <w:r w:rsidR="0011244B" w:rsidRPr="005F34D6" w:rsidDel="00B941E6">
          <w:rPr>
            <w:color w:val="FF0000"/>
            <w:rPrChange w:id="417" w:author="Stefan Jang" w:date="2018-03-13T17:24:00Z">
              <w:rPr>
                <w:b/>
                <w:color w:val="FF0000"/>
                <w:sz w:val="20"/>
                <w:szCs w:val="20"/>
              </w:rPr>
            </w:rPrChange>
          </w:rPr>
          <w:delText xml:space="preserve"> Use the FOS switch IP address</w:delText>
        </w:r>
      </w:del>
    </w:p>
    <w:p w14:paraId="18CF18C7" w14:textId="6EB49228" w:rsidR="003E3697" w:rsidRPr="005F34D6" w:rsidDel="00B941E6" w:rsidRDefault="003E3697">
      <w:pPr>
        <w:pStyle w:val="Heading1"/>
        <w:rPr>
          <w:del w:id="418" w:author="Stefan Jang" w:date="2018-03-13T13:02:00Z"/>
          <w:rPrChange w:id="419" w:author="Stefan Jang" w:date="2018-03-13T17:24:00Z">
            <w:rPr>
              <w:del w:id="420" w:author="Stefan Jang" w:date="2018-03-13T13:02:00Z"/>
              <w:sz w:val="20"/>
              <w:szCs w:val="20"/>
            </w:rPr>
          </w:rPrChange>
        </w:rPr>
        <w:pPrChange w:id="421" w:author="Stefan Jang" w:date="2018-03-13T17:38:00Z">
          <w:pPr>
            <w:ind w:left="360"/>
          </w:pPr>
        </w:pPrChange>
      </w:pPr>
      <w:del w:id="422" w:author="Stefan Jang" w:date="2018-03-13T13:02:00Z">
        <w:r w:rsidRPr="005F34D6" w:rsidDel="00B941E6">
          <w:rPr>
            <w:rPrChange w:id="423" w:author="Stefan Jang" w:date="2018-03-13T17:24:00Z">
              <w:rPr>
                <w:sz w:val="20"/>
                <w:szCs w:val="20"/>
              </w:rPr>
            </w:rPrChange>
          </w:rPr>
          <w:delText xml:space="preserve">Generating CSR, file name is: </w:delText>
        </w:r>
        <w:r w:rsidRPr="005F34D6" w:rsidDel="00B941E6">
          <w:rPr>
            <w:color w:val="FF0000"/>
            <w:rPrChange w:id="424" w:author="Stefan Jang" w:date="2018-03-13T17:24:00Z">
              <w:rPr>
                <w:b/>
                <w:color w:val="FF0000"/>
                <w:sz w:val="20"/>
                <w:szCs w:val="20"/>
              </w:rPr>
            </w:rPrChange>
          </w:rPr>
          <w:delText>10.17.55.105.csr</w:delText>
        </w:r>
      </w:del>
    </w:p>
    <w:p w14:paraId="5BF65140" w14:textId="7960A94A" w:rsidR="003E3697" w:rsidRPr="005F34D6" w:rsidDel="00B941E6" w:rsidRDefault="003E3697">
      <w:pPr>
        <w:pStyle w:val="Heading1"/>
        <w:rPr>
          <w:del w:id="425" w:author="Stefan Jang" w:date="2018-03-13T13:02:00Z"/>
          <w:rPrChange w:id="426" w:author="Stefan Jang" w:date="2018-03-13T17:24:00Z">
            <w:rPr>
              <w:del w:id="427" w:author="Stefan Jang" w:date="2018-03-13T13:02:00Z"/>
              <w:sz w:val="20"/>
              <w:szCs w:val="20"/>
            </w:rPr>
          </w:rPrChange>
        </w:rPr>
        <w:pPrChange w:id="428" w:author="Stefan Jang" w:date="2018-03-13T17:38:00Z">
          <w:pPr>
            <w:ind w:left="360"/>
          </w:pPr>
        </w:pPrChange>
      </w:pPr>
      <w:del w:id="429" w:author="Stefan Jang" w:date="2018-03-13T13:02:00Z">
        <w:r w:rsidRPr="005F34D6" w:rsidDel="00B941E6">
          <w:rPr>
            <w:rPrChange w:id="430" w:author="Stefan Jang" w:date="2018-03-13T17:24:00Z">
              <w:rPr>
                <w:sz w:val="20"/>
                <w:szCs w:val="20"/>
              </w:rPr>
            </w:rPrChange>
          </w:rPr>
          <w:delText>TYR105:FID128:root&gt; 2018/03/08-19:11:02, [WEBD-1004], 9, FID 128, INFO, TYR105, HTTP server and weblinker process will be restarted due to configuration change.</w:delText>
        </w:r>
      </w:del>
    </w:p>
    <w:p w14:paraId="1397DE9E" w14:textId="66E57B94" w:rsidR="003E3697" w:rsidRPr="005F34D6" w:rsidDel="00DA5464" w:rsidRDefault="003E3697">
      <w:pPr>
        <w:pStyle w:val="Heading1"/>
        <w:rPr>
          <w:del w:id="431" w:author="Stefan Jang" w:date="2018-03-13T19:12:00Z"/>
          <w:rPrChange w:id="432" w:author="Stefan Jang" w:date="2018-03-13T17:24:00Z">
            <w:rPr>
              <w:del w:id="433" w:author="Stefan Jang" w:date="2018-03-13T19:12:00Z"/>
            </w:rPr>
          </w:rPrChange>
        </w:rPr>
        <w:pPrChange w:id="434" w:author="Stefan Jang" w:date="2018-03-13T17:38:00Z">
          <w:pPr>
            <w:ind w:left="360"/>
          </w:pPr>
        </w:pPrChange>
      </w:pPr>
    </w:p>
    <w:p w14:paraId="36D108B4" w14:textId="2B1834B0" w:rsidR="006B1C30" w:rsidRPr="008A4024" w:rsidDel="00DA5464" w:rsidRDefault="0011244B">
      <w:pPr>
        <w:ind w:left="720"/>
        <w:rPr>
          <w:del w:id="435" w:author="Stefan Jang" w:date="2018-03-13T19:12:00Z"/>
          <w:sz w:val="20"/>
          <w:szCs w:val="20"/>
          <w:rPrChange w:id="436" w:author="Stefan Jang" w:date="2018-03-13T17:40:00Z">
            <w:rPr>
              <w:del w:id="437" w:author="Stefan Jang" w:date="2018-03-13T19:12:00Z"/>
            </w:rPr>
          </w:rPrChange>
        </w:rPr>
        <w:pPrChange w:id="438" w:author="Stefan Jang" w:date="2018-03-13T13:17:00Z">
          <w:pPr>
            <w:pStyle w:val="ListParagraph"/>
            <w:numPr>
              <w:ilvl w:val="1"/>
              <w:numId w:val="2"/>
            </w:numPr>
            <w:ind w:left="780" w:hanging="420"/>
          </w:pPr>
        </w:pPrChange>
      </w:pPr>
      <w:del w:id="439" w:author="Stefan Jang" w:date="2018-03-13T19:12:00Z">
        <w:r w:rsidRPr="008A4024" w:rsidDel="00DA5464">
          <w:rPr>
            <w:rFonts w:asciiTheme="majorHAnsi" w:eastAsiaTheme="majorEastAsia" w:hAnsiTheme="majorHAnsi" w:cstheme="majorBidi"/>
            <w:b/>
            <w:color w:val="2F5496" w:themeColor="accent1" w:themeShade="BF"/>
            <w:sz w:val="26"/>
            <w:szCs w:val="26"/>
            <w:rPrChange w:id="440" w:author="Stefan Jang" w:date="2018-03-13T17:43:00Z">
              <w:rPr>
                <w:sz w:val="28"/>
                <w:szCs w:val="28"/>
              </w:rPr>
            </w:rPrChange>
          </w:rPr>
          <w:delText>Export the previously created CSR file to the CA server using the “seccertmgmt” command.</w:delText>
        </w:r>
      </w:del>
    </w:p>
    <w:p w14:paraId="011ECD2C" w14:textId="48BB8A31" w:rsidR="0011244B" w:rsidRPr="008A4024" w:rsidDel="00DA5464" w:rsidRDefault="0011244B" w:rsidP="0011244B">
      <w:pPr>
        <w:ind w:left="360"/>
        <w:rPr>
          <w:del w:id="441" w:author="Stefan Jang" w:date="2018-03-13T19:12:00Z"/>
          <w:sz w:val="16"/>
          <w:szCs w:val="16"/>
          <w:rPrChange w:id="442" w:author="Stefan Jang" w:date="2018-03-13T17:40:00Z">
            <w:rPr>
              <w:del w:id="443" w:author="Stefan Jang" w:date="2018-03-13T19:12:00Z"/>
              <w:sz w:val="20"/>
              <w:szCs w:val="20"/>
            </w:rPr>
          </w:rPrChange>
        </w:rPr>
      </w:pPr>
      <w:del w:id="444" w:author="Stefan Jang" w:date="2018-03-13T19:12:00Z">
        <w:r w:rsidRPr="008A4024" w:rsidDel="00DA5464">
          <w:rPr>
            <w:sz w:val="16"/>
            <w:szCs w:val="16"/>
            <w:rPrChange w:id="445" w:author="Stefan Jang" w:date="2018-03-13T17:40:00Z">
              <w:rPr>
                <w:sz w:val="20"/>
                <w:szCs w:val="20"/>
              </w:rPr>
            </w:rPrChange>
          </w:rPr>
          <w:delText>e.g.,</w:delText>
        </w:r>
      </w:del>
    </w:p>
    <w:p w14:paraId="15B1BB79" w14:textId="18E185A6" w:rsidR="003E3697" w:rsidRPr="005F34D6" w:rsidDel="006B1C30" w:rsidRDefault="003E3697">
      <w:pPr>
        <w:pStyle w:val="Heading1"/>
        <w:rPr>
          <w:del w:id="446" w:author="Stefan Jang" w:date="2018-03-13T13:15:00Z"/>
          <w:rPrChange w:id="447" w:author="Stefan Jang" w:date="2018-03-13T17:24:00Z">
            <w:rPr>
              <w:del w:id="448" w:author="Stefan Jang" w:date="2018-03-13T13:15:00Z"/>
              <w:sz w:val="20"/>
              <w:szCs w:val="20"/>
            </w:rPr>
          </w:rPrChange>
        </w:rPr>
        <w:pPrChange w:id="449" w:author="Stefan Jang" w:date="2018-03-13T17:48:00Z">
          <w:pPr>
            <w:ind w:left="360"/>
          </w:pPr>
        </w:pPrChange>
      </w:pPr>
      <w:del w:id="450" w:author="Stefan Jang" w:date="2018-03-13T13:15:00Z">
        <w:r w:rsidRPr="005F34D6" w:rsidDel="006B1C30">
          <w:rPr>
            <w:rPrChange w:id="451" w:author="Stefan Jang" w:date="2018-03-13T17:24:00Z">
              <w:rPr>
                <w:sz w:val="20"/>
                <w:szCs w:val="20"/>
              </w:rPr>
            </w:rPrChange>
          </w:rPr>
          <w:delText xml:space="preserve">TYR105:FID128:root&gt; </w:delText>
        </w:r>
        <w:r w:rsidRPr="005F34D6" w:rsidDel="006B1C30">
          <w:rPr>
            <w:rPrChange w:id="452" w:author="Stefan Jang" w:date="2018-03-13T17:24:00Z">
              <w:rPr>
                <w:b/>
                <w:sz w:val="20"/>
                <w:szCs w:val="20"/>
              </w:rPr>
            </w:rPrChange>
          </w:rPr>
          <w:delText>seccertmgmt export -csr https</w:delText>
        </w:r>
      </w:del>
    </w:p>
    <w:p w14:paraId="5E71C40F" w14:textId="3136E251" w:rsidR="003E3697" w:rsidRPr="005F34D6" w:rsidDel="006B1C30" w:rsidRDefault="003E3697">
      <w:pPr>
        <w:pStyle w:val="Heading1"/>
        <w:rPr>
          <w:del w:id="453" w:author="Stefan Jang" w:date="2018-03-13T13:15:00Z"/>
          <w:rPrChange w:id="454" w:author="Stefan Jang" w:date="2018-03-13T17:24:00Z">
            <w:rPr>
              <w:del w:id="455" w:author="Stefan Jang" w:date="2018-03-13T13:15:00Z"/>
              <w:sz w:val="20"/>
              <w:szCs w:val="20"/>
            </w:rPr>
          </w:rPrChange>
        </w:rPr>
        <w:pPrChange w:id="456" w:author="Stefan Jang" w:date="2018-03-13T17:48:00Z">
          <w:pPr>
            <w:ind w:left="360"/>
          </w:pPr>
        </w:pPrChange>
      </w:pPr>
      <w:del w:id="457" w:author="Stefan Jang" w:date="2018-03-13T13:15:00Z">
        <w:r w:rsidRPr="005F34D6" w:rsidDel="006B1C30">
          <w:rPr>
            <w:rPrChange w:id="458" w:author="Stefan Jang" w:date="2018-03-13T17:24:00Z">
              <w:rPr>
                <w:sz w:val="20"/>
                <w:szCs w:val="20"/>
              </w:rPr>
            </w:rPrChange>
          </w:rPr>
          <w:delText xml:space="preserve">Select protocol [ftp or scp]: </w:delText>
        </w:r>
        <w:r w:rsidRPr="005F34D6" w:rsidDel="006B1C30">
          <w:rPr>
            <w:rPrChange w:id="459" w:author="Stefan Jang" w:date="2018-03-13T17:24:00Z">
              <w:rPr>
                <w:b/>
                <w:sz w:val="20"/>
                <w:szCs w:val="20"/>
              </w:rPr>
            </w:rPrChange>
          </w:rPr>
          <w:delText>scp</w:delText>
        </w:r>
      </w:del>
    </w:p>
    <w:p w14:paraId="4D7B5425" w14:textId="35B12AEE" w:rsidR="003E3697" w:rsidRPr="005F34D6" w:rsidDel="006B1C30" w:rsidRDefault="003E3697">
      <w:pPr>
        <w:pStyle w:val="Heading1"/>
        <w:rPr>
          <w:del w:id="460" w:author="Stefan Jang" w:date="2018-03-13T13:15:00Z"/>
          <w:rPrChange w:id="461" w:author="Stefan Jang" w:date="2018-03-13T17:24:00Z">
            <w:rPr>
              <w:del w:id="462" w:author="Stefan Jang" w:date="2018-03-13T13:15:00Z"/>
              <w:b/>
              <w:sz w:val="20"/>
              <w:szCs w:val="20"/>
            </w:rPr>
          </w:rPrChange>
        </w:rPr>
        <w:pPrChange w:id="463" w:author="Stefan Jang" w:date="2018-03-13T17:48:00Z">
          <w:pPr>
            <w:ind w:left="360"/>
          </w:pPr>
        </w:pPrChange>
      </w:pPr>
      <w:del w:id="464" w:author="Stefan Jang" w:date="2018-03-13T13:15:00Z">
        <w:r w:rsidRPr="005F34D6" w:rsidDel="006B1C30">
          <w:rPr>
            <w:rPrChange w:id="465" w:author="Stefan Jang" w:date="2018-03-13T17:24:00Z">
              <w:rPr>
                <w:sz w:val="20"/>
                <w:szCs w:val="20"/>
              </w:rPr>
            </w:rPrChange>
          </w:rPr>
          <w:delText xml:space="preserve">Enter IP address: </w:delText>
        </w:r>
        <w:r w:rsidRPr="005F34D6" w:rsidDel="006B1C30">
          <w:rPr>
            <w:rPrChange w:id="466" w:author="Stefan Jang" w:date="2018-03-13T17:24:00Z">
              <w:rPr>
                <w:b/>
                <w:sz w:val="20"/>
                <w:szCs w:val="20"/>
              </w:rPr>
            </w:rPrChange>
          </w:rPr>
          <w:delText>10.30.6.224</w:delText>
        </w:r>
        <w:r w:rsidR="0011244B" w:rsidRPr="005F34D6" w:rsidDel="006B1C30">
          <w:rPr>
            <w:rPrChange w:id="467" w:author="Stefan Jang" w:date="2018-03-13T17:24:00Z">
              <w:rPr>
                <w:b/>
                <w:sz w:val="20"/>
                <w:szCs w:val="20"/>
              </w:rPr>
            </w:rPrChange>
          </w:rPr>
          <w:delText xml:space="preserve">      </w:delText>
        </w:r>
        <w:r w:rsidR="0011244B" w:rsidRPr="005F34D6" w:rsidDel="006B1C30">
          <w:rPr>
            <w:color w:val="FF0000"/>
            <w:rPrChange w:id="468" w:author="Stefan Jang" w:date="2018-03-13T17:24:00Z">
              <w:rPr>
                <w:b/>
                <w:color w:val="FF0000"/>
                <w:sz w:val="20"/>
                <w:szCs w:val="20"/>
              </w:rPr>
            </w:rPrChange>
          </w:rPr>
          <w:sym w:font="Wingdings" w:char="F0DF"/>
        </w:r>
        <w:r w:rsidR="0011244B" w:rsidRPr="005F34D6" w:rsidDel="006B1C30">
          <w:rPr>
            <w:color w:val="FF0000"/>
            <w:rPrChange w:id="469" w:author="Stefan Jang" w:date="2018-03-13T17:24:00Z">
              <w:rPr>
                <w:b/>
                <w:color w:val="FF0000"/>
                <w:sz w:val="20"/>
                <w:szCs w:val="20"/>
              </w:rPr>
            </w:rPrChange>
          </w:rPr>
          <w:delText xml:space="preserve"> Use the IP address of your VM server that’s configured as a CA server</w:delText>
        </w:r>
      </w:del>
    </w:p>
    <w:p w14:paraId="0F57E5C3" w14:textId="7DD630CE" w:rsidR="003E3697" w:rsidRPr="005F34D6" w:rsidDel="006B1C30" w:rsidRDefault="003E3697">
      <w:pPr>
        <w:pStyle w:val="Heading1"/>
        <w:rPr>
          <w:del w:id="470" w:author="Stefan Jang" w:date="2018-03-13T13:15:00Z"/>
          <w:rPrChange w:id="471" w:author="Stefan Jang" w:date="2018-03-13T17:24:00Z">
            <w:rPr>
              <w:del w:id="472" w:author="Stefan Jang" w:date="2018-03-13T13:15:00Z"/>
              <w:b/>
              <w:sz w:val="20"/>
              <w:szCs w:val="20"/>
            </w:rPr>
          </w:rPrChange>
        </w:rPr>
        <w:pPrChange w:id="473" w:author="Stefan Jang" w:date="2018-03-13T17:48:00Z">
          <w:pPr>
            <w:ind w:left="360"/>
          </w:pPr>
        </w:pPrChange>
      </w:pPr>
      <w:del w:id="474" w:author="Stefan Jang" w:date="2018-03-13T13:15:00Z">
        <w:r w:rsidRPr="005F34D6" w:rsidDel="006B1C30">
          <w:rPr>
            <w:rPrChange w:id="475" w:author="Stefan Jang" w:date="2018-03-13T17:24:00Z">
              <w:rPr>
                <w:sz w:val="20"/>
                <w:szCs w:val="20"/>
              </w:rPr>
            </w:rPrChange>
          </w:rPr>
          <w:delText xml:space="preserve">Enter remote directory: </w:delText>
        </w:r>
        <w:r w:rsidRPr="005F34D6" w:rsidDel="006B1C30">
          <w:rPr>
            <w:rPrChange w:id="476" w:author="Stefan Jang" w:date="2018-03-13T17:24:00Z">
              <w:rPr>
                <w:b/>
                <w:sz w:val="20"/>
                <w:szCs w:val="20"/>
              </w:rPr>
            </w:rPrChange>
          </w:rPr>
          <w:delText>/root/ca</w:delText>
        </w:r>
      </w:del>
    </w:p>
    <w:p w14:paraId="3A1626E8" w14:textId="5AB2CAF8" w:rsidR="003E3697" w:rsidRPr="005F34D6" w:rsidDel="006B1C30" w:rsidRDefault="003E3697">
      <w:pPr>
        <w:pStyle w:val="Heading1"/>
        <w:rPr>
          <w:del w:id="477" w:author="Stefan Jang" w:date="2018-03-13T13:15:00Z"/>
          <w:rPrChange w:id="478" w:author="Stefan Jang" w:date="2018-03-13T17:24:00Z">
            <w:rPr>
              <w:del w:id="479" w:author="Stefan Jang" w:date="2018-03-13T13:15:00Z"/>
              <w:sz w:val="20"/>
              <w:szCs w:val="20"/>
            </w:rPr>
          </w:rPrChange>
        </w:rPr>
        <w:pPrChange w:id="480" w:author="Stefan Jang" w:date="2018-03-13T17:48:00Z">
          <w:pPr>
            <w:ind w:left="360"/>
          </w:pPr>
        </w:pPrChange>
      </w:pPr>
      <w:del w:id="481" w:author="Stefan Jang" w:date="2018-03-13T13:15:00Z">
        <w:r w:rsidRPr="005F34D6" w:rsidDel="006B1C30">
          <w:rPr>
            <w:rPrChange w:id="482" w:author="Stefan Jang" w:date="2018-03-13T17:24:00Z">
              <w:rPr>
                <w:sz w:val="20"/>
                <w:szCs w:val="20"/>
              </w:rPr>
            </w:rPrChange>
          </w:rPr>
          <w:delText xml:space="preserve">Enter Login Name: </w:delText>
        </w:r>
        <w:r w:rsidRPr="005F34D6" w:rsidDel="006B1C30">
          <w:rPr>
            <w:rPrChange w:id="483" w:author="Stefan Jang" w:date="2018-03-13T17:24:00Z">
              <w:rPr>
                <w:b/>
                <w:sz w:val="20"/>
                <w:szCs w:val="20"/>
              </w:rPr>
            </w:rPrChange>
          </w:rPr>
          <w:delText>root</w:delText>
        </w:r>
      </w:del>
    </w:p>
    <w:p w14:paraId="7EDF6D8A" w14:textId="70B29662" w:rsidR="003E3697" w:rsidRPr="005F34D6" w:rsidDel="006B1C30" w:rsidRDefault="003E3697">
      <w:pPr>
        <w:pStyle w:val="Heading1"/>
        <w:rPr>
          <w:del w:id="484" w:author="Stefan Jang" w:date="2018-03-13T13:15:00Z"/>
          <w:rPrChange w:id="485" w:author="Stefan Jang" w:date="2018-03-13T17:24:00Z">
            <w:rPr>
              <w:del w:id="486" w:author="Stefan Jang" w:date="2018-03-13T13:15:00Z"/>
              <w:sz w:val="20"/>
              <w:szCs w:val="20"/>
            </w:rPr>
          </w:rPrChange>
        </w:rPr>
        <w:pPrChange w:id="487" w:author="Stefan Jang" w:date="2018-03-13T17:48:00Z">
          <w:pPr>
            <w:ind w:left="360"/>
          </w:pPr>
        </w:pPrChange>
      </w:pPr>
      <w:del w:id="488" w:author="Stefan Jang" w:date="2018-03-13T13:15:00Z">
        <w:r w:rsidRPr="005F34D6" w:rsidDel="006B1C30">
          <w:rPr>
            <w:rPrChange w:id="489" w:author="Stefan Jang" w:date="2018-03-13T17:24:00Z">
              <w:rPr>
                <w:sz w:val="20"/>
                <w:szCs w:val="20"/>
              </w:rPr>
            </w:rPrChange>
          </w:rPr>
          <w:delText>root@10.30.6.224's password:</w:delText>
        </w:r>
      </w:del>
    </w:p>
    <w:p w14:paraId="5C7A507A" w14:textId="4E1EB5AF" w:rsidR="003E3697" w:rsidRPr="005F34D6" w:rsidDel="006B1C30" w:rsidRDefault="003E3697">
      <w:pPr>
        <w:pStyle w:val="Heading1"/>
        <w:rPr>
          <w:del w:id="490" w:author="Stefan Jang" w:date="2018-03-13T13:15:00Z"/>
          <w:rPrChange w:id="491" w:author="Stefan Jang" w:date="2018-03-13T17:24:00Z">
            <w:rPr>
              <w:del w:id="492" w:author="Stefan Jang" w:date="2018-03-13T13:15:00Z"/>
              <w:sz w:val="20"/>
              <w:szCs w:val="20"/>
            </w:rPr>
          </w:rPrChange>
        </w:rPr>
        <w:pPrChange w:id="493" w:author="Stefan Jang" w:date="2018-03-13T17:48:00Z">
          <w:pPr>
            <w:ind w:left="360"/>
          </w:pPr>
        </w:pPrChange>
      </w:pPr>
      <w:del w:id="494" w:author="Stefan Jang" w:date="2018-03-13T13:15:00Z">
        <w:r w:rsidRPr="005F34D6" w:rsidDel="006B1C30">
          <w:rPr>
            <w:highlight w:val="yellow"/>
            <w:rPrChange w:id="495" w:author="Stefan Jang" w:date="2018-03-13T17:24:00Z">
              <w:rPr>
                <w:sz w:val="20"/>
                <w:szCs w:val="20"/>
                <w:highlight w:val="yellow"/>
              </w:rPr>
            </w:rPrChange>
          </w:rPr>
          <w:delText>Success: exported https CSR 10.17.55.105.csr</w:delText>
        </w:r>
      </w:del>
    </w:p>
    <w:p w14:paraId="5B6E3036" w14:textId="6DC72BFA" w:rsidR="003E3697" w:rsidRPr="005F34D6" w:rsidDel="00DA5464" w:rsidRDefault="003E3697">
      <w:pPr>
        <w:pStyle w:val="Heading1"/>
        <w:rPr>
          <w:del w:id="496" w:author="Stefan Jang" w:date="2018-03-13T19:12:00Z"/>
          <w:rPrChange w:id="497" w:author="Stefan Jang" w:date="2018-03-13T17:24:00Z">
            <w:rPr>
              <w:del w:id="498" w:author="Stefan Jang" w:date="2018-03-13T19:12:00Z"/>
              <w:b/>
              <w:sz w:val="20"/>
              <w:szCs w:val="20"/>
            </w:rPr>
          </w:rPrChange>
        </w:rPr>
        <w:pPrChange w:id="499" w:author="Stefan Jang" w:date="2018-03-13T17:48:00Z">
          <w:pPr>
            <w:ind w:left="360"/>
          </w:pPr>
        </w:pPrChange>
      </w:pPr>
    </w:p>
    <w:p w14:paraId="2D3C63EE" w14:textId="46C308D4" w:rsidR="003E3697" w:rsidRPr="008A4024" w:rsidDel="007A5C36" w:rsidRDefault="003E3697">
      <w:pPr>
        <w:pStyle w:val="Heading1"/>
        <w:numPr>
          <w:ilvl w:val="0"/>
          <w:numId w:val="8"/>
        </w:numPr>
        <w:rPr>
          <w:del w:id="500" w:author="Stefan Jang" w:date="2018-03-13T17:47:00Z"/>
          <w:u w:val="single"/>
          <w:rPrChange w:id="501" w:author="Stefan Jang" w:date="2018-03-13T17:46:00Z">
            <w:rPr>
              <w:del w:id="502" w:author="Stefan Jang" w:date="2018-03-13T17:47:00Z"/>
              <w:b/>
              <w:sz w:val="40"/>
              <w:szCs w:val="40"/>
            </w:rPr>
          </w:rPrChange>
        </w:rPr>
        <w:pPrChange w:id="503" w:author="Stefan Jang" w:date="2018-03-13T17:48:00Z">
          <w:pPr>
            <w:pStyle w:val="ListParagraph"/>
            <w:numPr>
              <w:numId w:val="2"/>
            </w:numPr>
            <w:ind w:hanging="360"/>
          </w:pPr>
        </w:pPrChange>
      </w:pPr>
      <w:del w:id="504" w:author="Stefan Jang" w:date="2018-03-13T12:44:00Z">
        <w:r w:rsidRPr="007A5C36" w:rsidDel="00712076">
          <w:rPr>
            <w:u w:val="single"/>
            <w:rPrChange w:id="505" w:author="Stefan Jang" w:date="2018-03-13T17:47:00Z">
              <w:rPr>
                <w:b/>
                <w:sz w:val="40"/>
                <w:szCs w:val="40"/>
              </w:rPr>
            </w:rPrChange>
          </w:rPr>
          <w:delText xml:space="preserve">From the </w:delText>
        </w:r>
        <w:r w:rsidR="0011244B" w:rsidRPr="007A5C36" w:rsidDel="00712076">
          <w:rPr>
            <w:u w:val="single"/>
            <w:rPrChange w:id="506" w:author="Stefan Jang" w:date="2018-03-13T17:47:00Z">
              <w:rPr>
                <w:b/>
                <w:sz w:val="40"/>
                <w:szCs w:val="40"/>
              </w:rPr>
            </w:rPrChange>
          </w:rPr>
          <w:delText>CA/</w:delText>
        </w:r>
        <w:r w:rsidRPr="007A5C36" w:rsidDel="00712076">
          <w:rPr>
            <w:u w:val="single"/>
            <w:rPrChange w:id="507" w:author="Stefan Jang" w:date="2018-03-13T17:47:00Z">
              <w:rPr>
                <w:b/>
                <w:sz w:val="40"/>
                <w:szCs w:val="40"/>
              </w:rPr>
            </w:rPrChange>
          </w:rPr>
          <w:delText>VM server as a root user:</w:delText>
        </w:r>
      </w:del>
    </w:p>
    <w:p w14:paraId="00D272EA" w14:textId="4336764C" w:rsidR="0011244B" w:rsidRPr="007A5C36" w:rsidDel="00DA5464" w:rsidRDefault="0011244B">
      <w:pPr>
        <w:pStyle w:val="Heading1"/>
        <w:numPr>
          <w:ilvl w:val="0"/>
          <w:numId w:val="8"/>
        </w:numPr>
        <w:rPr>
          <w:del w:id="508" w:author="Stefan Jang" w:date="2018-03-13T19:12:00Z"/>
          <w:rFonts w:ascii="Merriweather Sans" w:hAnsi="Merriweather Sans" w:cs="Arial"/>
          <w:color w:val="404040"/>
          <w:lang w:val="en"/>
          <w:rPrChange w:id="509" w:author="Stefan Jang" w:date="2018-03-13T17:47:00Z">
            <w:rPr>
              <w:del w:id="510" w:author="Stefan Jang" w:date="2018-03-13T19:12:00Z"/>
              <w:rFonts w:ascii="Merriweather Sans" w:hAnsi="Merriweather Sans" w:cs="Arial"/>
              <w:color w:val="404040"/>
              <w:lang w:val="en"/>
            </w:rPr>
          </w:rPrChange>
        </w:rPr>
        <w:pPrChange w:id="511" w:author="Stefan Jang" w:date="2018-03-13T17:48:00Z">
          <w:pPr>
            <w:autoSpaceDE w:val="0"/>
            <w:autoSpaceDN w:val="0"/>
            <w:spacing w:before="40" w:after="40" w:line="240" w:lineRule="auto"/>
            <w:ind w:left="360"/>
          </w:pPr>
        </w:pPrChange>
      </w:pPr>
    </w:p>
    <w:p w14:paraId="248F1922" w14:textId="34F06EE3" w:rsidR="0011244B" w:rsidRPr="008A4024" w:rsidDel="00DA5464" w:rsidRDefault="0011244B" w:rsidP="0011244B">
      <w:pPr>
        <w:autoSpaceDE w:val="0"/>
        <w:autoSpaceDN w:val="0"/>
        <w:spacing w:before="40" w:after="40" w:line="240" w:lineRule="auto"/>
        <w:ind w:left="360"/>
        <w:rPr>
          <w:del w:id="512" w:author="Stefan Jang" w:date="2018-03-13T19:12:00Z"/>
          <w:rFonts w:ascii="Merriweather Sans" w:hAnsi="Merriweather Sans" w:cs="Arial"/>
          <w:color w:val="404040"/>
          <w:sz w:val="20"/>
          <w:szCs w:val="20"/>
          <w:lang w:val="en"/>
          <w:rPrChange w:id="513" w:author="Stefan Jang" w:date="2018-03-13T17:46:00Z">
            <w:rPr>
              <w:del w:id="514" w:author="Stefan Jang" w:date="2018-03-13T19:12:00Z"/>
              <w:rFonts w:ascii="Merriweather Sans" w:hAnsi="Merriweather Sans" w:cs="Arial"/>
              <w:color w:val="404040"/>
              <w:sz w:val="28"/>
              <w:szCs w:val="28"/>
              <w:lang w:val="en"/>
            </w:rPr>
          </w:rPrChange>
        </w:rPr>
      </w:pPr>
      <w:del w:id="515" w:author="Stefan Jang" w:date="2018-03-13T19:12:00Z">
        <w:r w:rsidRPr="008A4024" w:rsidDel="00DA5464">
          <w:rPr>
            <w:rFonts w:ascii="Merriweather Sans" w:hAnsi="Merriweather Sans" w:cs="Arial"/>
            <w:color w:val="404040"/>
            <w:sz w:val="20"/>
            <w:szCs w:val="20"/>
            <w:lang w:val="en"/>
            <w:rPrChange w:id="516" w:author="Stefan Jang" w:date="2018-03-13T17:46:00Z">
              <w:rPr>
                <w:rFonts w:ascii="Merriweather Sans" w:hAnsi="Merriweather Sans" w:cs="Arial"/>
                <w:color w:val="404040"/>
                <w:sz w:val="28"/>
                <w:szCs w:val="28"/>
                <w:lang w:val="en"/>
              </w:rPr>
            </w:rPrChange>
          </w:rPr>
          <w:delText xml:space="preserve">Use the created CA to sign the exported CSR. </w:delText>
        </w:r>
        <w:r w:rsidR="001D3A2A" w:rsidRPr="008A4024" w:rsidDel="00DA5464">
          <w:rPr>
            <w:rFonts w:ascii="Merriweather Sans" w:hAnsi="Merriweather Sans" w:cs="Arial"/>
            <w:color w:val="404040"/>
            <w:sz w:val="20"/>
            <w:szCs w:val="20"/>
            <w:lang w:val="en"/>
            <w:rPrChange w:id="517" w:author="Stefan Jang" w:date="2018-03-13T17:46:00Z">
              <w:rPr>
                <w:rFonts w:ascii="Merriweather Sans" w:hAnsi="Merriweather Sans" w:cs="Arial"/>
                <w:color w:val="404040"/>
                <w:sz w:val="28"/>
                <w:szCs w:val="28"/>
                <w:lang w:val="en"/>
              </w:rPr>
            </w:rPrChange>
          </w:rPr>
          <w:delText xml:space="preserve"> (Yet again, you need to use the </w:delText>
        </w:r>
        <w:r w:rsidR="001D3A2A" w:rsidRPr="008A4024" w:rsidDel="00DA5464">
          <w:rPr>
            <w:rFonts w:ascii="Merriweather Sans" w:hAnsi="Merriweather Sans" w:cs="Arial" w:hint="eastAsia"/>
            <w:color w:val="404040"/>
            <w:sz w:val="20"/>
            <w:szCs w:val="20"/>
            <w:lang w:val="en"/>
            <w:rPrChange w:id="518" w:author="Stefan Jang" w:date="2018-03-13T17:46:00Z">
              <w:rPr>
                <w:rFonts w:ascii="Merriweather Sans" w:hAnsi="Merriweather Sans" w:cs="Arial" w:hint="eastAsia"/>
                <w:color w:val="404040"/>
                <w:sz w:val="28"/>
                <w:szCs w:val="28"/>
                <w:lang w:val="en"/>
              </w:rPr>
            </w:rPrChange>
          </w:rPr>
          <w:delText>“</w:delText>
        </w:r>
        <w:r w:rsidR="001D3A2A" w:rsidRPr="008A4024" w:rsidDel="00DA5464">
          <w:rPr>
            <w:rFonts w:ascii="Merriweather Sans" w:hAnsi="Merriweather Sans" w:cs="Arial"/>
            <w:color w:val="404040"/>
            <w:sz w:val="20"/>
            <w:szCs w:val="20"/>
            <w:lang w:val="en"/>
            <w:rPrChange w:id="519" w:author="Stefan Jang" w:date="2018-03-13T17:46:00Z">
              <w:rPr>
                <w:rFonts w:ascii="Merriweather Sans" w:hAnsi="Merriweather Sans" w:cs="Arial"/>
                <w:color w:val="404040"/>
                <w:sz w:val="28"/>
                <w:szCs w:val="28"/>
                <w:lang w:val="en"/>
              </w:rPr>
            </w:rPrChange>
          </w:rPr>
          <w:delText>openssl.cnf</w:delText>
        </w:r>
        <w:r w:rsidR="001D3A2A" w:rsidRPr="008A4024" w:rsidDel="00DA5464">
          <w:rPr>
            <w:rFonts w:ascii="Merriweather Sans" w:hAnsi="Merriweather Sans" w:cs="Arial" w:hint="eastAsia"/>
            <w:color w:val="404040"/>
            <w:sz w:val="20"/>
            <w:szCs w:val="20"/>
            <w:lang w:val="en"/>
            <w:rPrChange w:id="520" w:author="Stefan Jang" w:date="2018-03-13T17:46:00Z">
              <w:rPr>
                <w:rFonts w:ascii="Merriweather Sans" w:hAnsi="Merriweather Sans" w:cs="Arial" w:hint="eastAsia"/>
                <w:color w:val="404040"/>
                <w:sz w:val="28"/>
                <w:szCs w:val="28"/>
                <w:lang w:val="en"/>
              </w:rPr>
            </w:rPrChange>
          </w:rPr>
          <w:delText>”</w:delText>
        </w:r>
        <w:r w:rsidR="001D3A2A" w:rsidRPr="008A4024" w:rsidDel="00DA5464">
          <w:rPr>
            <w:rFonts w:ascii="Merriweather Sans" w:hAnsi="Merriweather Sans" w:cs="Arial"/>
            <w:color w:val="404040"/>
            <w:sz w:val="20"/>
            <w:szCs w:val="20"/>
            <w:lang w:val="en"/>
            <w:rPrChange w:id="521" w:author="Stefan Jang" w:date="2018-03-13T17:46:00Z">
              <w:rPr>
                <w:rFonts w:ascii="Merriweather Sans" w:hAnsi="Merriweather Sans" w:cs="Arial"/>
                <w:color w:val="404040"/>
                <w:sz w:val="28"/>
                <w:szCs w:val="28"/>
                <w:lang w:val="en"/>
              </w:rPr>
            </w:rPrChange>
          </w:rPr>
          <w:delText xml:space="preserve"> file and the previously created/exported </w:delText>
        </w:r>
        <w:r w:rsidR="001D3A2A" w:rsidRPr="008A4024" w:rsidDel="00DA5464">
          <w:rPr>
            <w:rFonts w:ascii="Merriweather Sans" w:hAnsi="Merriweather Sans" w:cs="Arial" w:hint="eastAsia"/>
            <w:color w:val="404040"/>
            <w:sz w:val="20"/>
            <w:szCs w:val="20"/>
            <w:lang w:val="en"/>
            <w:rPrChange w:id="522" w:author="Stefan Jang" w:date="2018-03-13T17:46:00Z">
              <w:rPr>
                <w:rFonts w:ascii="Merriweather Sans" w:hAnsi="Merriweather Sans" w:cs="Arial" w:hint="eastAsia"/>
                <w:color w:val="404040"/>
                <w:sz w:val="28"/>
                <w:szCs w:val="28"/>
                <w:lang w:val="en"/>
              </w:rPr>
            </w:rPrChange>
          </w:rPr>
          <w:delText>“</w:delText>
        </w:r>
        <w:r w:rsidR="001D3A2A" w:rsidRPr="008A4024" w:rsidDel="00DA5464">
          <w:rPr>
            <w:rFonts w:ascii="Merriweather Sans" w:hAnsi="Merriweather Sans" w:cs="Arial"/>
            <w:color w:val="404040"/>
            <w:sz w:val="20"/>
            <w:szCs w:val="20"/>
            <w:lang w:val="en"/>
            <w:rPrChange w:id="523" w:author="Stefan Jang" w:date="2018-03-13T17:46:00Z">
              <w:rPr>
                <w:rFonts w:ascii="Merriweather Sans" w:hAnsi="Merriweather Sans" w:cs="Arial"/>
                <w:color w:val="404040"/>
                <w:sz w:val="28"/>
                <w:szCs w:val="28"/>
                <w:lang w:val="en"/>
              </w:rPr>
            </w:rPrChange>
          </w:rPr>
          <w:delText>.csr</w:delText>
        </w:r>
        <w:r w:rsidR="001D3A2A" w:rsidRPr="008A4024" w:rsidDel="00DA5464">
          <w:rPr>
            <w:rFonts w:ascii="Merriweather Sans" w:hAnsi="Merriweather Sans" w:cs="Arial" w:hint="eastAsia"/>
            <w:color w:val="404040"/>
            <w:sz w:val="20"/>
            <w:szCs w:val="20"/>
            <w:lang w:val="en"/>
            <w:rPrChange w:id="524" w:author="Stefan Jang" w:date="2018-03-13T17:46:00Z">
              <w:rPr>
                <w:rFonts w:ascii="Merriweather Sans" w:hAnsi="Merriweather Sans" w:cs="Arial" w:hint="eastAsia"/>
                <w:color w:val="404040"/>
                <w:sz w:val="28"/>
                <w:szCs w:val="28"/>
                <w:lang w:val="en"/>
              </w:rPr>
            </w:rPrChange>
          </w:rPr>
          <w:delText>”</w:delText>
        </w:r>
        <w:r w:rsidR="001D3A2A" w:rsidRPr="008A4024" w:rsidDel="00DA5464">
          <w:rPr>
            <w:rFonts w:ascii="Merriweather Sans" w:hAnsi="Merriweather Sans" w:cs="Arial"/>
            <w:color w:val="404040"/>
            <w:sz w:val="20"/>
            <w:szCs w:val="20"/>
            <w:lang w:val="en"/>
            <w:rPrChange w:id="525" w:author="Stefan Jang" w:date="2018-03-13T17:46:00Z">
              <w:rPr>
                <w:rFonts w:ascii="Merriweather Sans" w:hAnsi="Merriweather Sans" w:cs="Arial"/>
                <w:color w:val="404040"/>
                <w:sz w:val="28"/>
                <w:szCs w:val="28"/>
                <w:lang w:val="en"/>
              </w:rPr>
            </w:rPrChange>
          </w:rPr>
          <w:delText xml:space="preserve"> file.)</w:delText>
        </w:r>
      </w:del>
    </w:p>
    <w:p w14:paraId="20C3E194" w14:textId="06DAD44F" w:rsidR="001D3A2A" w:rsidRPr="008A4024" w:rsidDel="00DA5464" w:rsidRDefault="001D3A2A" w:rsidP="001D3A2A">
      <w:pPr>
        <w:rPr>
          <w:del w:id="526" w:author="Stefan Jang" w:date="2018-03-13T19:12:00Z"/>
          <w:rFonts w:ascii="Courier New" w:hAnsi="Courier New" w:cs="Courier New"/>
          <w:color w:val="839496"/>
          <w:sz w:val="20"/>
          <w:szCs w:val="20"/>
        </w:rPr>
      </w:pPr>
    </w:p>
    <w:p w14:paraId="15B1C0E6" w14:textId="04DFC938" w:rsidR="0011244B" w:rsidRPr="008A4024" w:rsidDel="00DA5464" w:rsidRDefault="0011244B" w:rsidP="001D3A2A">
      <w:pPr>
        <w:ind w:left="360"/>
        <w:rPr>
          <w:del w:id="527" w:author="Stefan Jang" w:date="2018-03-13T19:12:00Z"/>
          <w:rFonts w:ascii="Courier New" w:hAnsi="Courier New" w:cs="Courier New"/>
          <w:sz w:val="20"/>
          <w:szCs w:val="20"/>
        </w:rPr>
      </w:pPr>
      <w:del w:id="528" w:author="Stefan Jang" w:date="2018-03-13T19:12:00Z"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# </w:delText>
        </w:r>
        <w:r w:rsidRPr="008A4024" w:rsidDel="00DA5464">
          <w:rPr>
            <w:rFonts w:ascii="Courier New" w:hAnsi="Courier New" w:cs="Courier New"/>
            <w:b/>
            <w:bCs/>
            <w:color w:val="D33682"/>
            <w:sz w:val="20"/>
            <w:szCs w:val="20"/>
          </w:rPr>
          <w:delText>openssl</w:delText>
        </w:r>
        <w:r w:rsidRPr="008A4024" w:rsidDel="00DA5464">
          <w:rPr>
            <w:rFonts w:ascii="Courier New" w:hAnsi="Courier New" w:cs="Courier New"/>
            <w:color w:val="839496"/>
            <w:sz w:val="20"/>
            <w:szCs w:val="20"/>
          </w:rPr>
          <w:delText xml:space="preserve"> </w:delText>
        </w:r>
        <w:r w:rsidRPr="008A4024" w:rsidDel="00DA5464">
          <w:rPr>
            <w:rFonts w:ascii="Courier New" w:hAnsi="Courier New" w:cs="Courier New"/>
            <w:sz w:val="20"/>
            <w:szCs w:val="20"/>
          </w:rPr>
          <w:delText>ca -config openssl.cnf -extensions server_cert -days 375 -notext -md sha256  -in 10.37.209.57.csr -out 10.37.209.57.pem</w:delText>
        </w:r>
      </w:del>
    </w:p>
    <w:p w14:paraId="468E4AB9" w14:textId="626E396A" w:rsidR="00B6109C" w:rsidRPr="005F34D6" w:rsidDel="00DA5464" w:rsidRDefault="00B6109C">
      <w:pPr>
        <w:rPr>
          <w:del w:id="529" w:author="Stefan Jang" w:date="2018-03-13T19:12:00Z"/>
          <w:sz w:val="24"/>
          <w:szCs w:val="24"/>
          <w:rPrChange w:id="530" w:author="Stefan Jang" w:date="2018-03-13T17:24:00Z">
            <w:rPr>
              <w:del w:id="531" w:author="Stefan Jang" w:date="2018-03-13T19:12:00Z"/>
            </w:rPr>
          </w:rPrChange>
        </w:rPr>
        <w:pPrChange w:id="532" w:author="Stefan Jang" w:date="2018-03-13T15:45:00Z">
          <w:pPr>
            <w:pStyle w:val="Heading2"/>
            <w:ind w:firstLine="360"/>
          </w:pPr>
        </w:pPrChange>
      </w:pPr>
    </w:p>
    <w:p w14:paraId="0095DFFD" w14:textId="058DD064" w:rsidR="0011244B" w:rsidRPr="007A5C36" w:rsidDel="00DA5464" w:rsidRDefault="0011244B" w:rsidP="001D3A2A">
      <w:pPr>
        <w:pStyle w:val="Heading2"/>
        <w:ind w:firstLine="360"/>
        <w:rPr>
          <w:del w:id="533" w:author="Stefan Jang" w:date="2018-03-13T19:12:00Z"/>
          <w:color w:val="auto"/>
          <w:sz w:val="20"/>
          <w:szCs w:val="20"/>
          <w:rPrChange w:id="534" w:author="Stefan Jang" w:date="2018-03-13T18:01:00Z">
            <w:rPr>
              <w:del w:id="535" w:author="Stefan Jang" w:date="2018-03-13T19:12:00Z"/>
              <w:color w:val="auto"/>
              <w:sz w:val="28"/>
              <w:szCs w:val="28"/>
            </w:rPr>
          </w:rPrChange>
        </w:rPr>
      </w:pPr>
      <w:del w:id="536" w:author="Stefan Jang" w:date="2018-03-13T19:12:00Z">
        <w:r w:rsidRPr="007A5C36" w:rsidDel="00DA5464">
          <w:rPr>
            <w:sz w:val="20"/>
            <w:szCs w:val="20"/>
            <w:rPrChange w:id="537" w:author="Stefan Jang" w:date="2018-03-13T18:01:00Z">
              <w:rPr>
                <w:sz w:val="28"/>
                <w:szCs w:val="28"/>
              </w:rPr>
            </w:rPrChange>
          </w:rPr>
          <w:delText>V</w:delText>
        </w:r>
        <w:r w:rsidR="001D3A2A" w:rsidRPr="007A5C36" w:rsidDel="00DA5464">
          <w:rPr>
            <w:sz w:val="20"/>
            <w:szCs w:val="20"/>
            <w:rPrChange w:id="538" w:author="Stefan Jang" w:date="2018-03-13T18:01:00Z">
              <w:rPr>
                <w:sz w:val="28"/>
                <w:szCs w:val="28"/>
              </w:rPr>
            </w:rPrChange>
          </w:rPr>
          <w:delText>erify the certificate.</w:delText>
        </w:r>
      </w:del>
    </w:p>
    <w:p w14:paraId="10BEA88E" w14:textId="2C803BAF" w:rsidR="0011244B" w:rsidRPr="007A5C36" w:rsidDel="00DA5464" w:rsidRDefault="0011244B" w:rsidP="00112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del w:id="539" w:author="Stefan Jang" w:date="2018-03-13T19:12:00Z"/>
          <w:rFonts w:ascii="Source Code Pro" w:eastAsia="Times New Roman" w:hAnsi="Source Code Pro" w:cs="Courier New"/>
          <w:color w:val="839496"/>
          <w:sz w:val="20"/>
          <w:szCs w:val="20"/>
          <w:lang w:val="en"/>
          <w:rPrChange w:id="540" w:author="Stefan Jang" w:date="2018-03-13T18:01:00Z">
            <w:rPr>
              <w:del w:id="541" w:author="Stefan Jang" w:date="2018-03-13T19:12:00Z"/>
              <w:rFonts w:ascii="Source Code Pro" w:eastAsia="Times New Roman" w:hAnsi="Source Code Pro" w:cs="Courier New"/>
              <w:color w:val="839496"/>
              <w:sz w:val="21"/>
              <w:szCs w:val="21"/>
              <w:lang w:val="en"/>
            </w:rPr>
          </w:rPrChange>
        </w:rPr>
      </w:pPr>
    </w:p>
    <w:p w14:paraId="7D55198A" w14:textId="14C15ADF" w:rsidR="0011244B" w:rsidRPr="007A5C36" w:rsidDel="00DA5464" w:rsidRDefault="001D3A2A" w:rsidP="001124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del w:id="542" w:author="Stefan Jang" w:date="2018-03-13T19:12:00Z"/>
          <w:rFonts w:ascii="Source Code Pro" w:eastAsia="Times New Roman" w:hAnsi="Source Code Pro" w:cs="Courier New"/>
          <w:color w:val="404040"/>
          <w:sz w:val="20"/>
          <w:szCs w:val="20"/>
          <w:lang w:val="en"/>
          <w:rPrChange w:id="543" w:author="Stefan Jang" w:date="2018-03-13T18:01:00Z">
            <w:rPr>
              <w:del w:id="544" w:author="Stefan Jang" w:date="2018-03-13T19:12:00Z"/>
              <w:rFonts w:ascii="Source Code Pro" w:eastAsia="Times New Roman" w:hAnsi="Source Code Pro" w:cs="Courier New"/>
              <w:color w:val="404040"/>
              <w:sz w:val="21"/>
              <w:szCs w:val="21"/>
              <w:lang w:val="en"/>
            </w:rPr>
          </w:rPrChange>
        </w:rPr>
      </w:pPr>
      <w:del w:id="545" w:author="Stefan Jang" w:date="2018-03-13T19:12:00Z">
        <w:r w:rsidRPr="007A5C36" w:rsidDel="00DA5464">
          <w:rPr>
            <w:rFonts w:ascii="Source Code Pro" w:eastAsia="Times New Roman" w:hAnsi="Source Code Pro" w:cs="Courier New"/>
            <w:color w:val="839496"/>
            <w:sz w:val="20"/>
            <w:szCs w:val="20"/>
            <w:lang w:val="en"/>
            <w:rPrChange w:id="546" w:author="Stefan Jang" w:date="2018-03-13T18:01:00Z">
              <w:rPr>
                <w:rFonts w:ascii="Source Code Pro" w:eastAsia="Times New Roman" w:hAnsi="Source Code Pro" w:cs="Courier New"/>
                <w:color w:val="839496"/>
                <w:sz w:val="21"/>
                <w:szCs w:val="21"/>
                <w:lang w:val="en"/>
              </w:rPr>
            </w:rPrChange>
          </w:rPr>
          <w:delText xml:space="preserve">       </w:delText>
        </w:r>
        <w:r w:rsidR="0011244B" w:rsidRPr="007A5C36" w:rsidDel="00DA5464">
          <w:rPr>
            <w:rFonts w:ascii="Source Code Pro" w:eastAsia="Times New Roman" w:hAnsi="Source Code Pro" w:cs="Courier New"/>
            <w:color w:val="839496"/>
            <w:sz w:val="20"/>
            <w:szCs w:val="20"/>
            <w:lang w:val="en"/>
            <w:rPrChange w:id="547" w:author="Stefan Jang" w:date="2018-03-13T18:01:00Z">
              <w:rPr>
                <w:rFonts w:ascii="Source Code Pro" w:eastAsia="Times New Roman" w:hAnsi="Source Code Pro" w:cs="Courier New"/>
                <w:color w:val="839496"/>
                <w:sz w:val="21"/>
                <w:szCs w:val="21"/>
                <w:lang w:val="en"/>
              </w:rPr>
            </w:rPrChange>
          </w:rPr>
          <w:delText xml:space="preserve"># </w:delText>
        </w:r>
        <w:r w:rsidR="0011244B" w:rsidRPr="007A5C36" w:rsidDel="00DA5464">
          <w:rPr>
            <w:rFonts w:ascii="Source Code Pro" w:eastAsia="Times New Roman" w:hAnsi="Source Code Pro" w:cs="Courier New"/>
            <w:b/>
            <w:bCs/>
            <w:color w:val="D33682"/>
            <w:sz w:val="20"/>
            <w:szCs w:val="20"/>
            <w:lang w:val="en"/>
            <w:rPrChange w:id="548" w:author="Stefan Jang" w:date="2018-03-13T18:01:00Z">
              <w:rPr>
                <w:rFonts w:ascii="Source Code Pro" w:eastAsia="Times New Roman" w:hAnsi="Source Code Pro" w:cs="Courier New"/>
                <w:b/>
                <w:bCs/>
                <w:color w:val="D33682"/>
                <w:sz w:val="21"/>
                <w:szCs w:val="21"/>
                <w:lang w:val="en"/>
              </w:rPr>
            </w:rPrChange>
          </w:rPr>
          <w:delText>openssl</w:delText>
        </w:r>
        <w:r w:rsidR="0011244B" w:rsidRPr="007A5C36" w:rsidDel="00DA5464">
          <w:rPr>
            <w:rFonts w:ascii="Source Code Pro" w:eastAsia="Times New Roman" w:hAnsi="Source Code Pro" w:cs="Courier New"/>
            <w:color w:val="404040"/>
            <w:sz w:val="20"/>
            <w:szCs w:val="20"/>
            <w:lang w:val="en"/>
            <w:rPrChange w:id="549" w:author="Stefan Jang" w:date="2018-03-13T18:01:00Z">
              <w:rPr>
                <w:rFonts w:ascii="Source Code Pro" w:eastAsia="Times New Roman" w:hAnsi="Source Code Pro" w:cs="Courier New"/>
                <w:color w:val="404040"/>
                <w:sz w:val="21"/>
                <w:szCs w:val="21"/>
                <w:lang w:val="en"/>
              </w:rPr>
            </w:rPrChange>
          </w:rPr>
          <w:delText xml:space="preserve"> verify -CAfile certs/ca.cert.pem </w:delText>
        </w:r>
        <w:r w:rsidR="0011244B" w:rsidRPr="007A5C36" w:rsidDel="00DA5464">
          <w:rPr>
            <w:rFonts w:ascii="Courier New" w:hAnsi="Courier New" w:cs="Courier New"/>
            <w:sz w:val="20"/>
            <w:szCs w:val="20"/>
          </w:rPr>
          <w:delText>10.37.209.57.pem</w:delText>
        </w:r>
      </w:del>
    </w:p>
    <w:p w14:paraId="630B1294" w14:textId="02FBE1AE" w:rsidR="007A5C36" w:rsidRPr="007A5C36" w:rsidDel="00DA5464" w:rsidRDefault="001D3A2A" w:rsidP="001D3A2A">
      <w:pPr>
        <w:autoSpaceDE w:val="0"/>
        <w:autoSpaceDN w:val="0"/>
        <w:spacing w:before="40" w:after="40" w:line="240" w:lineRule="auto"/>
        <w:rPr>
          <w:del w:id="550" w:author="Stefan Jang" w:date="2018-03-13T19:12:00Z"/>
          <w:rFonts w:ascii="Courier New" w:hAnsi="Courier New" w:cs="Courier New"/>
          <w:color w:val="000000"/>
          <w:sz w:val="20"/>
          <w:szCs w:val="20"/>
        </w:rPr>
      </w:pPr>
      <w:del w:id="551" w:author="Stefan Jang" w:date="2018-03-13T19:12:00Z">
        <w:r w:rsidRPr="007A5C36" w:rsidDel="00DA5464">
          <w:rPr>
            <w:rFonts w:ascii="Courier New" w:hAnsi="Courier New" w:cs="Courier New"/>
            <w:sz w:val="20"/>
            <w:szCs w:val="20"/>
          </w:rPr>
          <w:delText xml:space="preserve">   </w:delText>
        </w:r>
        <w:r w:rsidR="0011244B" w:rsidRPr="007A5C36" w:rsidDel="00DA5464">
          <w:rPr>
            <w:rFonts w:ascii="Courier New" w:hAnsi="Courier New" w:cs="Courier New"/>
            <w:sz w:val="20"/>
            <w:szCs w:val="20"/>
          </w:rPr>
          <w:delText>10.37.209.57.pem</w:delText>
        </w:r>
        <w:r w:rsidR="0011244B" w:rsidRPr="007A5C36" w:rsidDel="00DA5464">
          <w:rPr>
            <w:rFonts w:ascii="Source Code Pro" w:eastAsia="Times New Roman" w:hAnsi="Source Code Pro" w:cs="Courier New"/>
            <w:color w:val="586E75"/>
            <w:sz w:val="20"/>
            <w:szCs w:val="20"/>
            <w:lang w:val="en"/>
            <w:rPrChange w:id="552" w:author="Stefan Jang" w:date="2018-03-13T18:01:00Z">
              <w:rPr>
                <w:rFonts w:ascii="Source Code Pro" w:eastAsia="Times New Roman" w:hAnsi="Source Code Pro" w:cs="Courier New"/>
                <w:color w:val="586E75"/>
                <w:sz w:val="21"/>
                <w:szCs w:val="21"/>
                <w:lang w:val="en"/>
              </w:rPr>
            </w:rPrChange>
          </w:rPr>
          <w:delText>:</w:delText>
        </w:r>
        <w:r w:rsidR="0011244B" w:rsidRPr="007A5C36" w:rsidDel="00DA5464">
          <w:rPr>
            <w:rFonts w:ascii="Source Code Pro" w:eastAsia="Times New Roman" w:hAnsi="Source Code Pro" w:cs="Courier New"/>
            <w:color w:val="2AA198"/>
            <w:sz w:val="20"/>
            <w:szCs w:val="20"/>
            <w:lang w:val="en"/>
            <w:rPrChange w:id="553" w:author="Stefan Jang" w:date="2018-03-13T18:01:00Z">
              <w:rPr>
                <w:rFonts w:ascii="Source Code Pro" w:eastAsia="Times New Roman" w:hAnsi="Source Code Pro" w:cs="Courier New"/>
                <w:color w:val="2AA198"/>
                <w:sz w:val="21"/>
                <w:szCs w:val="21"/>
                <w:lang w:val="en"/>
              </w:rPr>
            </w:rPrChange>
          </w:rPr>
          <w:delText xml:space="preserve"> OK</w:delText>
        </w:r>
      </w:del>
    </w:p>
    <w:p w14:paraId="1F6AA7A1" w14:textId="7E011C80" w:rsidR="00B6109C" w:rsidRPr="005F34D6" w:rsidDel="00DA5464" w:rsidRDefault="00B6109C" w:rsidP="0011244B">
      <w:pPr>
        <w:ind w:left="360"/>
        <w:rPr>
          <w:del w:id="554" w:author="Stefan Jang" w:date="2018-03-13T19:12:00Z"/>
          <w:b/>
          <w:sz w:val="24"/>
          <w:szCs w:val="24"/>
          <w:rPrChange w:id="555" w:author="Stefan Jang" w:date="2018-03-13T17:24:00Z">
            <w:rPr>
              <w:del w:id="556" w:author="Stefan Jang" w:date="2018-03-13T19:12:00Z"/>
              <w:b/>
              <w:sz w:val="40"/>
              <w:szCs w:val="40"/>
            </w:rPr>
          </w:rPrChange>
        </w:rPr>
      </w:pPr>
    </w:p>
    <w:p w14:paraId="7612B5E4" w14:textId="7E37F4C6" w:rsidR="001D3A2A" w:rsidRPr="005F34D6" w:rsidDel="00B6109C" w:rsidRDefault="001D3A2A" w:rsidP="0011244B">
      <w:pPr>
        <w:ind w:left="360"/>
        <w:rPr>
          <w:del w:id="557" w:author="Stefan Jang" w:date="2018-03-13T15:48:00Z"/>
          <w:b/>
          <w:sz w:val="24"/>
          <w:szCs w:val="24"/>
          <w:rPrChange w:id="558" w:author="Stefan Jang" w:date="2018-03-13T17:24:00Z">
            <w:rPr>
              <w:del w:id="559" w:author="Stefan Jang" w:date="2018-03-13T15:48:00Z"/>
              <w:b/>
              <w:sz w:val="40"/>
              <w:szCs w:val="40"/>
            </w:rPr>
          </w:rPrChange>
        </w:rPr>
      </w:pPr>
      <w:del w:id="560" w:author="Stefan Jang" w:date="2018-03-13T15:48:00Z">
        <w:r w:rsidRPr="005F34D6" w:rsidDel="00B6109C">
          <w:rPr>
            <w:b/>
            <w:sz w:val="24"/>
            <w:szCs w:val="24"/>
            <w:rPrChange w:id="561" w:author="Stefan Jang" w:date="2018-03-13T17:24:00Z">
              <w:rPr>
                <w:b/>
                <w:sz w:val="40"/>
                <w:szCs w:val="40"/>
              </w:rPr>
            </w:rPrChange>
          </w:rPr>
          <w:delText>e.g.,</w:delText>
        </w:r>
      </w:del>
    </w:p>
    <w:p w14:paraId="46D8ED87" w14:textId="0BAF6233" w:rsidR="003E3697" w:rsidRPr="005F34D6" w:rsidDel="00DA5464" w:rsidRDefault="003E3697">
      <w:pPr>
        <w:ind w:left="360"/>
        <w:rPr>
          <w:del w:id="562" w:author="Stefan Jang" w:date="2018-03-13T19:12:00Z"/>
          <w:sz w:val="24"/>
          <w:szCs w:val="24"/>
          <w:rPrChange w:id="563" w:author="Stefan Jang" w:date="2018-03-13T17:24:00Z">
            <w:rPr>
              <w:del w:id="564" w:author="Stefan Jang" w:date="2018-03-13T19:12:00Z"/>
            </w:rPr>
          </w:rPrChange>
        </w:rPr>
        <w:pPrChange w:id="565" w:author="Stefan Jang" w:date="2018-03-13T15:48:00Z">
          <w:pPr>
            <w:pStyle w:val="ListParagraph"/>
          </w:pPr>
        </w:pPrChange>
      </w:pPr>
      <w:del w:id="566" w:author="Stefan Jang" w:date="2018-03-13T15:48:00Z">
        <w:r w:rsidRPr="005F34D6" w:rsidDel="00B6109C">
          <w:rPr>
            <w:noProof/>
            <w:sz w:val="24"/>
            <w:szCs w:val="24"/>
            <w:rPrChange w:id="567" w:author="Stefan Jang" w:date="2018-03-13T17:24:00Z">
              <w:rPr>
                <w:noProof/>
              </w:rPr>
            </w:rPrChange>
          </w:rPr>
          <w:drawing>
            <wp:inline distT="0" distB="0" distL="0" distR="0" wp14:anchorId="1FBDA589" wp14:editId="7FABF576">
              <wp:extent cx="5943600" cy="3795395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95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B1D3E12" w14:textId="6256F034" w:rsidR="003E3697" w:rsidRPr="005F34D6" w:rsidDel="00DA5464" w:rsidRDefault="003E3697" w:rsidP="003E3697">
      <w:pPr>
        <w:pStyle w:val="ListParagraph"/>
        <w:rPr>
          <w:del w:id="568" w:author="Stefan Jang" w:date="2018-03-13T19:12:00Z"/>
          <w:sz w:val="24"/>
          <w:szCs w:val="24"/>
          <w:rPrChange w:id="569" w:author="Stefan Jang" w:date="2018-03-13T17:24:00Z">
            <w:rPr>
              <w:del w:id="570" w:author="Stefan Jang" w:date="2018-03-13T19:12:00Z"/>
            </w:rPr>
          </w:rPrChange>
        </w:rPr>
      </w:pPr>
      <w:del w:id="571" w:author="Stefan Jang" w:date="2018-03-13T15:48:00Z">
        <w:r w:rsidRPr="005F34D6" w:rsidDel="00B6109C">
          <w:rPr>
            <w:noProof/>
            <w:sz w:val="24"/>
            <w:szCs w:val="24"/>
            <w:rPrChange w:id="572" w:author="Stefan Jang" w:date="2018-03-13T17:24:00Z">
              <w:rPr>
                <w:noProof/>
              </w:rPr>
            </w:rPrChange>
          </w:rPr>
          <w:drawing>
            <wp:inline distT="0" distB="0" distL="0" distR="0" wp14:anchorId="721D5677" wp14:editId="7D7B7215">
              <wp:extent cx="5943600" cy="775970"/>
              <wp:effectExtent l="0" t="0" r="0" b="508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759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BE2ECD6" w14:textId="61CA3592" w:rsidR="003E3697" w:rsidRPr="007A5C36" w:rsidDel="00B6109C" w:rsidRDefault="003E3697">
      <w:pPr>
        <w:pStyle w:val="Heading1"/>
        <w:numPr>
          <w:ilvl w:val="0"/>
          <w:numId w:val="8"/>
        </w:numPr>
        <w:rPr>
          <w:del w:id="573" w:author="Stefan Jang" w:date="2018-03-13T15:48:00Z"/>
          <w:sz w:val="24"/>
          <w:szCs w:val="24"/>
          <w:u w:val="single"/>
          <w:rPrChange w:id="574" w:author="Stefan Jang" w:date="2018-03-13T18:02:00Z">
            <w:rPr>
              <w:del w:id="575" w:author="Stefan Jang" w:date="2018-03-13T15:48:00Z"/>
            </w:rPr>
          </w:rPrChange>
        </w:rPr>
        <w:pPrChange w:id="576" w:author="Stefan Jang" w:date="2018-03-13T18:02:00Z">
          <w:pPr>
            <w:pStyle w:val="ListParagraph"/>
          </w:pPr>
        </w:pPrChange>
      </w:pPr>
      <w:del w:id="577" w:author="Stefan Jang" w:date="2018-03-13T15:48:00Z">
        <w:r w:rsidRPr="007A5C36" w:rsidDel="00B6109C">
          <w:rPr>
            <w:noProof/>
            <w:u w:val="single"/>
            <w:rPrChange w:id="578" w:author="Stefan Jang" w:date="2018-03-13T18:02:00Z">
              <w:rPr>
                <w:noProof/>
              </w:rPr>
            </w:rPrChange>
          </w:rPr>
          <w:drawing>
            <wp:inline distT="0" distB="0" distL="0" distR="0" wp14:anchorId="72A96FC3" wp14:editId="0B7C7432">
              <wp:extent cx="5943600" cy="302260"/>
              <wp:effectExtent l="0" t="0" r="0" b="254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2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BA4C5B4" w14:textId="61DD349A" w:rsidR="003E3697" w:rsidRPr="007A5C36" w:rsidDel="00B6109C" w:rsidRDefault="003E3697">
      <w:pPr>
        <w:pStyle w:val="Heading1"/>
        <w:numPr>
          <w:ilvl w:val="0"/>
          <w:numId w:val="8"/>
        </w:numPr>
        <w:rPr>
          <w:del w:id="579" w:author="Stefan Jang" w:date="2018-03-13T15:48:00Z"/>
          <w:u w:val="single"/>
          <w:rPrChange w:id="580" w:author="Stefan Jang" w:date="2018-03-13T18:02:00Z">
            <w:rPr>
              <w:del w:id="581" w:author="Stefan Jang" w:date="2018-03-13T15:48:00Z"/>
            </w:rPr>
          </w:rPrChange>
        </w:rPr>
        <w:pPrChange w:id="582" w:author="Stefan Jang" w:date="2018-03-13T18:02:00Z">
          <w:pPr/>
        </w:pPrChange>
      </w:pPr>
    </w:p>
    <w:p w14:paraId="0B415CE4" w14:textId="1572EBC2" w:rsidR="003E3697" w:rsidRPr="005F34D6" w:rsidDel="00DA5464" w:rsidRDefault="001D3A2A">
      <w:pPr>
        <w:pStyle w:val="Heading1"/>
        <w:numPr>
          <w:ilvl w:val="0"/>
          <w:numId w:val="8"/>
        </w:numPr>
        <w:rPr>
          <w:del w:id="583" w:author="Stefan Jang" w:date="2018-03-13T19:12:00Z"/>
          <w:b/>
          <w:rPrChange w:id="584" w:author="Stefan Jang" w:date="2018-03-13T17:24:00Z">
            <w:rPr>
              <w:del w:id="585" w:author="Stefan Jang" w:date="2018-03-13T19:12:00Z"/>
              <w:b/>
              <w:sz w:val="40"/>
              <w:szCs w:val="40"/>
            </w:rPr>
          </w:rPrChange>
        </w:rPr>
        <w:pPrChange w:id="586" w:author="Stefan Jang" w:date="2018-03-13T18:02:00Z">
          <w:pPr>
            <w:pStyle w:val="ListParagraph"/>
            <w:numPr>
              <w:numId w:val="2"/>
            </w:numPr>
            <w:ind w:hanging="360"/>
          </w:pPr>
        </w:pPrChange>
      </w:pPr>
      <w:del w:id="587" w:author="Stefan Jang" w:date="2018-03-13T13:21:00Z">
        <w:r w:rsidRPr="007A5C36" w:rsidDel="006B1C30">
          <w:rPr>
            <w:b/>
            <w:u w:val="single"/>
            <w:rPrChange w:id="588" w:author="Stefan Jang" w:date="2018-03-13T18:02:00Z">
              <w:rPr>
                <w:b/>
                <w:sz w:val="40"/>
                <w:szCs w:val="40"/>
              </w:rPr>
            </w:rPrChange>
          </w:rPr>
          <w:delText>Now go back to</w:delText>
        </w:r>
      </w:del>
      <w:del w:id="589" w:author="Stefan Jang" w:date="2018-03-13T13:22:00Z">
        <w:r w:rsidRPr="007A5C36" w:rsidDel="006B1C30">
          <w:rPr>
            <w:b/>
            <w:u w:val="single"/>
            <w:rPrChange w:id="590" w:author="Stefan Jang" w:date="2018-03-13T18:02:00Z">
              <w:rPr>
                <w:b/>
                <w:sz w:val="40"/>
                <w:szCs w:val="40"/>
              </w:rPr>
            </w:rPrChange>
          </w:rPr>
          <w:delText xml:space="preserve"> the FOS switch</w:delText>
        </w:r>
      </w:del>
      <w:del w:id="591" w:author="Stefan Jang" w:date="2018-03-13T13:21:00Z">
        <w:r w:rsidRPr="007A5C36" w:rsidDel="006B1C30">
          <w:rPr>
            <w:b/>
            <w:u w:val="single"/>
            <w:rPrChange w:id="592" w:author="Stefan Jang" w:date="2018-03-13T18:02:00Z">
              <w:rPr>
                <w:b/>
                <w:sz w:val="40"/>
                <w:szCs w:val="40"/>
              </w:rPr>
            </w:rPrChange>
          </w:rPr>
          <w:delText xml:space="preserve"> and</w:delText>
        </w:r>
      </w:del>
      <w:del w:id="593" w:author="Stefan Jang" w:date="2018-03-13T13:22:00Z">
        <w:r w:rsidRPr="007A5C36" w:rsidDel="006B1C30">
          <w:rPr>
            <w:b/>
            <w:u w:val="single"/>
            <w:rPrChange w:id="594" w:author="Stefan Jang" w:date="2018-03-13T18:02:00Z">
              <w:rPr>
                <w:b/>
                <w:sz w:val="40"/>
                <w:szCs w:val="40"/>
              </w:rPr>
            </w:rPrChange>
          </w:rPr>
          <w:delText xml:space="preserve"> i</w:delText>
        </w:r>
      </w:del>
      <w:del w:id="595" w:author="Stefan Jang" w:date="2018-03-13T19:12:00Z">
        <w:r w:rsidRPr="007A5C36" w:rsidDel="00DA5464">
          <w:rPr>
            <w:b/>
            <w:u w:val="single"/>
            <w:rPrChange w:id="596" w:author="Stefan Jang" w:date="2018-03-13T18:02:00Z">
              <w:rPr>
                <w:b/>
                <w:sz w:val="40"/>
                <w:szCs w:val="40"/>
              </w:rPr>
            </w:rPrChange>
          </w:rPr>
          <w:delText>mport the CA cert and CSR from the CA server using the</w:delText>
        </w:r>
      </w:del>
      <w:del w:id="597" w:author="Stefan Jang" w:date="2018-03-13T13:24:00Z">
        <w:r w:rsidRPr="007A5C36" w:rsidDel="000034CF">
          <w:rPr>
            <w:b/>
            <w:u w:val="single"/>
            <w:rPrChange w:id="598" w:author="Stefan Jang" w:date="2018-03-13T18:02:00Z">
              <w:rPr>
                <w:b/>
                <w:sz w:val="40"/>
                <w:szCs w:val="40"/>
              </w:rPr>
            </w:rPrChange>
          </w:rPr>
          <w:delText xml:space="preserve"> </w:delText>
        </w:r>
      </w:del>
      <w:del w:id="599" w:author="Stefan Jang" w:date="2018-03-13T19:12:00Z">
        <w:r w:rsidRPr="007A5C36" w:rsidDel="00DA5464">
          <w:rPr>
            <w:b/>
            <w:u w:val="single"/>
            <w:rPrChange w:id="600" w:author="Stefan Jang" w:date="2018-03-13T18:02:00Z">
              <w:rPr>
                <w:b/>
                <w:sz w:val="40"/>
                <w:szCs w:val="40"/>
              </w:rPr>
            </w:rPrChange>
          </w:rPr>
          <w:delText>“seccertmgmt” command</w:delText>
        </w:r>
      </w:del>
      <w:del w:id="601" w:author="Stefan Jang" w:date="2018-03-13T13:24:00Z">
        <w:r w:rsidRPr="005F34D6" w:rsidDel="000034CF">
          <w:rPr>
            <w:b/>
            <w:rPrChange w:id="602" w:author="Stefan Jang" w:date="2018-03-13T17:24:00Z">
              <w:rPr>
                <w:b/>
                <w:sz w:val="40"/>
                <w:szCs w:val="40"/>
              </w:rPr>
            </w:rPrChange>
          </w:rPr>
          <w:delText>.</w:delText>
        </w:r>
      </w:del>
    </w:p>
    <w:p w14:paraId="41B4463E" w14:textId="4A4744B6" w:rsidR="000034CF" w:rsidRPr="005F34D6" w:rsidDel="004E7831" w:rsidRDefault="000034CF" w:rsidP="001D3A2A">
      <w:pPr>
        <w:ind w:left="360"/>
        <w:rPr>
          <w:del w:id="603" w:author="Stefan Jang" w:date="2018-03-13T16:26:00Z"/>
          <w:sz w:val="24"/>
          <w:szCs w:val="24"/>
          <w:rPrChange w:id="604" w:author="Stefan Jang" w:date="2018-03-13T17:24:00Z">
            <w:rPr>
              <w:del w:id="605" w:author="Stefan Jang" w:date="2018-03-13T16:26:00Z"/>
              <w:sz w:val="20"/>
              <w:szCs w:val="20"/>
            </w:rPr>
          </w:rPrChange>
        </w:rPr>
      </w:pPr>
    </w:p>
    <w:p w14:paraId="2B3C44EA" w14:textId="19B50219" w:rsidR="001D3A2A" w:rsidRPr="005F34D6" w:rsidDel="004E7831" w:rsidRDefault="001D3A2A" w:rsidP="001D3A2A">
      <w:pPr>
        <w:ind w:left="360"/>
        <w:rPr>
          <w:del w:id="606" w:author="Stefan Jang" w:date="2018-03-13T16:26:00Z"/>
          <w:sz w:val="24"/>
          <w:szCs w:val="24"/>
          <w:rPrChange w:id="607" w:author="Stefan Jang" w:date="2018-03-13T17:24:00Z">
            <w:rPr>
              <w:del w:id="608" w:author="Stefan Jang" w:date="2018-03-13T16:26:00Z"/>
              <w:sz w:val="20"/>
              <w:szCs w:val="20"/>
            </w:rPr>
          </w:rPrChange>
        </w:rPr>
      </w:pPr>
      <w:del w:id="609" w:author="Stefan Jang" w:date="2018-03-13T16:26:00Z">
        <w:r w:rsidRPr="005F34D6" w:rsidDel="004E7831">
          <w:rPr>
            <w:sz w:val="24"/>
            <w:szCs w:val="24"/>
            <w:rPrChange w:id="610" w:author="Stefan Jang" w:date="2018-03-13T17:24:00Z">
              <w:rPr>
                <w:sz w:val="20"/>
                <w:szCs w:val="20"/>
              </w:rPr>
            </w:rPrChange>
          </w:rPr>
          <w:delText>e.g.,</w:delText>
        </w:r>
      </w:del>
    </w:p>
    <w:p w14:paraId="422C94E2" w14:textId="3D975E44" w:rsidR="006F308D" w:rsidRPr="005F34D6" w:rsidDel="0076092B" w:rsidRDefault="006F308D">
      <w:pPr>
        <w:rPr>
          <w:del w:id="611" w:author="Stefan Jang" w:date="2018-03-13T13:33:00Z"/>
          <w:sz w:val="24"/>
          <w:szCs w:val="24"/>
          <w:rPrChange w:id="612" w:author="Stefan Jang" w:date="2018-03-13T17:24:00Z">
            <w:rPr>
              <w:del w:id="613" w:author="Stefan Jang" w:date="2018-03-13T13:33:00Z"/>
            </w:rPr>
          </w:rPrChange>
        </w:rPr>
        <w:pPrChange w:id="614" w:author="Stefan Jang" w:date="2018-03-13T13:38:00Z">
          <w:pPr>
            <w:ind w:left="360"/>
          </w:pPr>
        </w:pPrChange>
      </w:pPr>
      <w:del w:id="615" w:author="Stefan Jang" w:date="2018-03-13T13:33:00Z">
        <w:r w:rsidRPr="005F34D6" w:rsidDel="0076092B">
          <w:rPr>
            <w:sz w:val="24"/>
            <w:szCs w:val="24"/>
            <w:rPrChange w:id="616" w:author="Stefan Jang" w:date="2018-03-13T17:24:00Z">
              <w:rPr/>
            </w:rPrChange>
          </w:rPr>
          <w:delText xml:space="preserve">TYR105:FID128:root&gt; </w:delText>
        </w:r>
        <w:r w:rsidRPr="005F34D6" w:rsidDel="0076092B">
          <w:rPr>
            <w:b/>
            <w:sz w:val="24"/>
            <w:szCs w:val="24"/>
            <w:rPrChange w:id="617" w:author="Stefan Jang" w:date="2018-03-13T17:24:00Z">
              <w:rPr/>
            </w:rPrChange>
          </w:rPr>
          <w:delText>seccertmgmt export -csr https</w:delText>
        </w:r>
      </w:del>
    </w:p>
    <w:p w14:paraId="43586DB4" w14:textId="6C086991" w:rsidR="006F308D" w:rsidRPr="005F34D6" w:rsidDel="0076092B" w:rsidRDefault="006F308D">
      <w:pPr>
        <w:rPr>
          <w:del w:id="618" w:author="Stefan Jang" w:date="2018-03-13T13:33:00Z"/>
          <w:sz w:val="24"/>
          <w:szCs w:val="24"/>
          <w:rPrChange w:id="619" w:author="Stefan Jang" w:date="2018-03-13T17:24:00Z">
            <w:rPr>
              <w:del w:id="620" w:author="Stefan Jang" w:date="2018-03-13T13:33:00Z"/>
            </w:rPr>
          </w:rPrChange>
        </w:rPr>
        <w:pPrChange w:id="621" w:author="Stefan Jang" w:date="2018-03-13T13:38:00Z">
          <w:pPr>
            <w:ind w:left="360"/>
          </w:pPr>
        </w:pPrChange>
      </w:pPr>
      <w:del w:id="622" w:author="Stefan Jang" w:date="2018-03-13T13:33:00Z">
        <w:r w:rsidRPr="005F34D6" w:rsidDel="0076092B">
          <w:rPr>
            <w:sz w:val="24"/>
            <w:szCs w:val="24"/>
            <w:rPrChange w:id="623" w:author="Stefan Jang" w:date="2018-03-13T17:24:00Z">
              <w:rPr/>
            </w:rPrChange>
          </w:rPr>
          <w:delText>Select protocol [ftp or scp]: scp</w:delText>
        </w:r>
      </w:del>
    </w:p>
    <w:p w14:paraId="327576CC" w14:textId="78D27511" w:rsidR="006F308D" w:rsidRPr="005F34D6" w:rsidDel="0076092B" w:rsidRDefault="006F308D">
      <w:pPr>
        <w:rPr>
          <w:del w:id="624" w:author="Stefan Jang" w:date="2018-03-13T13:33:00Z"/>
          <w:color w:val="FF0000"/>
          <w:sz w:val="24"/>
          <w:szCs w:val="24"/>
          <w:rPrChange w:id="625" w:author="Stefan Jang" w:date="2018-03-13T17:24:00Z">
            <w:rPr>
              <w:del w:id="626" w:author="Stefan Jang" w:date="2018-03-13T13:33:00Z"/>
              <w:color w:val="FF0000"/>
            </w:rPr>
          </w:rPrChange>
        </w:rPr>
        <w:pPrChange w:id="627" w:author="Stefan Jang" w:date="2018-03-13T13:38:00Z">
          <w:pPr>
            <w:ind w:left="360"/>
          </w:pPr>
        </w:pPrChange>
      </w:pPr>
      <w:del w:id="628" w:author="Stefan Jang" w:date="2018-03-13T13:33:00Z">
        <w:r w:rsidRPr="005F34D6" w:rsidDel="0076092B">
          <w:rPr>
            <w:sz w:val="24"/>
            <w:szCs w:val="24"/>
            <w:rPrChange w:id="629" w:author="Stefan Jang" w:date="2018-03-13T17:24:00Z">
              <w:rPr/>
            </w:rPrChange>
          </w:rPr>
          <w:delText>Enter IP address: 10.30.6.224</w:delText>
        </w:r>
        <w:r w:rsidR="001D3A2A" w:rsidRPr="005F34D6" w:rsidDel="0076092B">
          <w:rPr>
            <w:sz w:val="24"/>
            <w:szCs w:val="24"/>
            <w:rPrChange w:id="630" w:author="Stefan Jang" w:date="2018-03-13T17:24:00Z">
              <w:rPr/>
            </w:rPrChange>
          </w:rPr>
          <w:delText xml:space="preserve">     </w:delText>
        </w:r>
        <w:r w:rsidR="001D3A2A" w:rsidRPr="005F34D6" w:rsidDel="0076092B">
          <w:rPr>
            <w:color w:val="FF0000"/>
            <w:sz w:val="24"/>
            <w:szCs w:val="24"/>
            <w:rPrChange w:id="631" w:author="Stefan Jang" w:date="2018-03-13T17:24:00Z">
              <w:rPr>
                <w:color w:val="FF0000"/>
              </w:rPr>
            </w:rPrChange>
          </w:rPr>
          <w:sym w:font="Wingdings" w:char="F0DF"/>
        </w:r>
        <w:r w:rsidR="001D3A2A" w:rsidRPr="005F34D6" w:rsidDel="0076092B">
          <w:rPr>
            <w:color w:val="FF0000"/>
            <w:sz w:val="24"/>
            <w:szCs w:val="24"/>
            <w:rPrChange w:id="632" w:author="Stefan Jang" w:date="2018-03-13T17:24:00Z">
              <w:rPr>
                <w:color w:val="FF0000"/>
              </w:rPr>
            </w:rPrChange>
          </w:rPr>
          <w:delText xml:space="preserve"> Use the IP address of CA/VM server</w:delText>
        </w:r>
      </w:del>
    </w:p>
    <w:p w14:paraId="5F5B32DE" w14:textId="5FD5FDAC" w:rsidR="006F308D" w:rsidRPr="005F34D6" w:rsidDel="0076092B" w:rsidRDefault="006F308D">
      <w:pPr>
        <w:rPr>
          <w:del w:id="633" w:author="Stefan Jang" w:date="2018-03-13T13:33:00Z"/>
          <w:sz w:val="24"/>
          <w:szCs w:val="24"/>
          <w:rPrChange w:id="634" w:author="Stefan Jang" w:date="2018-03-13T17:24:00Z">
            <w:rPr>
              <w:del w:id="635" w:author="Stefan Jang" w:date="2018-03-13T13:33:00Z"/>
            </w:rPr>
          </w:rPrChange>
        </w:rPr>
        <w:pPrChange w:id="636" w:author="Stefan Jang" w:date="2018-03-13T13:38:00Z">
          <w:pPr>
            <w:ind w:left="360"/>
          </w:pPr>
        </w:pPrChange>
      </w:pPr>
      <w:del w:id="637" w:author="Stefan Jang" w:date="2018-03-13T13:33:00Z">
        <w:r w:rsidRPr="005F34D6" w:rsidDel="0076092B">
          <w:rPr>
            <w:sz w:val="24"/>
            <w:szCs w:val="24"/>
            <w:rPrChange w:id="638" w:author="Stefan Jang" w:date="2018-03-13T17:24:00Z">
              <w:rPr/>
            </w:rPrChange>
          </w:rPr>
          <w:delText>Enter remote directory: /root/ca</w:delText>
        </w:r>
      </w:del>
    </w:p>
    <w:p w14:paraId="48BB68C8" w14:textId="1DD4EE33" w:rsidR="006F308D" w:rsidRPr="005F34D6" w:rsidDel="0076092B" w:rsidRDefault="006F308D">
      <w:pPr>
        <w:rPr>
          <w:del w:id="639" w:author="Stefan Jang" w:date="2018-03-13T13:33:00Z"/>
          <w:sz w:val="24"/>
          <w:szCs w:val="24"/>
          <w:rPrChange w:id="640" w:author="Stefan Jang" w:date="2018-03-13T17:24:00Z">
            <w:rPr>
              <w:del w:id="641" w:author="Stefan Jang" w:date="2018-03-13T13:33:00Z"/>
            </w:rPr>
          </w:rPrChange>
        </w:rPr>
        <w:pPrChange w:id="642" w:author="Stefan Jang" w:date="2018-03-13T13:38:00Z">
          <w:pPr>
            <w:ind w:left="360"/>
          </w:pPr>
        </w:pPrChange>
      </w:pPr>
      <w:del w:id="643" w:author="Stefan Jang" w:date="2018-03-13T13:33:00Z">
        <w:r w:rsidRPr="005F34D6" w:rsidDel="0076092B">
          <w:rPr>
            <w:sz w:val="24"/>
            <w:szCs w:val="24"/>
            <w:rPrChange w:id="644" w:author="Stefan Jang" w:date="2018-03-13T17:24:00Z">
              <w:rPr/>
            </w:rPrChange>
          </w:rPr>
          <w:delText>Enter Login Name: root</w:delText>
        </w:r>
      </w:del>
    </w:p>
    <w:p w14:paraId="58AF9D57" w14:textId="2A45D870" w:rsidR="006F308D" w:rsidRPr="005F34D6" w:rsidDel="0076092B" w:rsidRDefault="006F308D">
      <w:pPr>
        <w:rPr>
          <w:del w:id="645" w:author="Stefan Jang" w:date="2018-03-13T13:33:00Z"/>
          <w:sz w:val="24"/>
          <w:szCs w:val="24"/>
          <w:rPrChange w:id="646" w:author="Stefan Jang" w:date="2018-03-13T17:24:00Z">
            <w:rPr>
              <w:del w:id="647" w:author="Stefan Jang" w:date="2018-03-13T13:33:00Z"/>
            </w:rPr>
          </w:rPrChange>
        </w:rPr>
        <w:pPrChange w:id="648" w:author="Stefan Jang" w:date="2018-03-13T13:38:00Z">
          <w:pPr>
            <w:ind w:left="360"/>
          </w:pPr>
        </w:pPrChange>
      </w:pPr>
      <w:del w:id="649" w:author="Stefan Jang" w:date="2018-03-13T13:33:00Z">
        <w:r w:rsidRPr="005F34D6" w:rsidDel="0076092B">
          <w:rPr>
            <w:sz w:val="24"/>
            <w:szCs w:val="24"/>
            <w:rPrChange w:id="650" w:author="Stefan Jang" w:date="2018-03-13T17:24:00Z">
              <w:rPr/>
            </w:rPrChange>
          </w:rPr>
          <w:delText>root@10.30.6.224's password:</w:delText>
        </w:r>
      </w:del>
    </w:p>
    <w:p w14:paraId="643406E4" w14:textId="44875B7B" w:rsidR="006F308D" w:rsidRPr="005F34D6" w:rsidDel="0076092B" w:rsidRDefault="006F308D">
      <w:pPr>
        <w:rPr>
          <w:del w:id="651" w:author="Stefan Jang" w:date="2018-03-13T13:33:00Z"/>
          <w:sz w:val="24"/>
          <w:szCs w:val="24"/>
          <w:rPrChange w:id="652" w:author="Stefan Jang" w:date="2018-03-13T17:24:00Z">
            <w:rPr>
              <w:del w:id="653" w:author="Stefan Jang" w:date="2018-03-13T13:33:00Z"/>
            </w:rPr>
          </w:rPrChange>
        </w:rPr>
        <w:pPrChange w:id="654" w:author="Stefan Jang" w:date="2018-03-13T13:38:00Z">
          <w:pPr>
            <w:ind w:left="360"/>
          </w:pPr>
        </w:pPrChange>
      </w:pPr>
      <w:del w:id="655" w:author="Stefan Jang" w:date="2018-03-13T13:33:00Z">
        <w:r w:rsidRPr="005F34D6" w:rsidDel="0076092B">
          <w:rPr>
            <w:sz w:val="24"/>
            <w:szCs w:val="24"/>
            <w:highlight w:val="yellow"/>
            <w:rPrChange w:id="656" w:author="Stefan Jang" w:date="2018-03-13T17:24:00Z">
              <w:rPr>
                <w:highlight w:val="yellow"/>
              </w:rPr>
            </w:rPrChange>
          </w:rPr>
          <w:delText>Success: exported https CSR 10.17.55.105.csr</w:delText>
        </w:r>
      </w:del>
    </w:p>
    <w:p w14:paraId="3AF9556F" w14:textId="77777777" w:rsidR="001D3A2A" w:rsidRPr="005F34D6" w:rsidDel="00241A9B" w:rsidRDefault="001D3A2A">
      <w:pPr>
        <w:rPr>
          <w:del w:id="657" w:author="Stefan Jang" w:date="2018-03-13T18:10:00Z"/>
          <w:sz w:val="24"/>
          <w:szCs w:val="24"/>
          <w:rPrChange w:id="658" w:author="Stefan Jang" w:date="2018-03-13T17:24:00Z">
            <w:rPr>
              <w:del w:id="659" w:author="Stefan Jang" w:date="2018-03-13T18:10:00Z"/>
            </w:rPr>
          </w:rPrChange>
        </w:rPr>
        <w:pPrChange w:id="660" w:author="Stefan Jang" w:date="2018-03-13T13:38:00Z">
          <w:pPr>
            <w:ind w:left="360"/>
          </w:pPr>
        </w:pPrChange>
      </w:pPr>
    </w:p>
    <w:p w14:paraId="0A4F5FCA" w14:textId="41DACB98" w:rsidR="006F308D" w:rsidRPr="005F34D6" w:rsidDel="009C28BA" w:rsidRDefault="006F308D" w:rsidP="006F308D">
      <w:pPr>
        <w:ind w:left="360"/>
        <w:rPr>
          <w:del w:id="661" w:author="Stefan Jang" w:date="2018-03-13T13:45:00Z"/>
          <w:sz w:val="24"/>
          <w:szCs w:val="24"/>
          <w:rPrChange w:id="662" w:author="Stefan Jang" w:date="2018-03-13T17:24:00Z">
            <w:rPr>
              <w:del w:id="663" w:author="Stefan Jang" w:date="2018-03-13T13:45:00Z"/>
            </w:rPr>
          </w:rPrChange>
        </w:rPr>
      </w:pPr>
      <w:del w:id="664" w:author="Stefan Jang" w:date="2018-03-13T13:45:00Z">
        <w:r w:rsidRPr="005F34D6" w:rsidDel="009C28BA">
          <w:rPr>
            <w:sz w:val="24"/>
            <w:szCs w:val="24"/>
            <w:rPrChange w:id="665" w:author="Stefan Jang" w:date="2018-03-13T17:24:00Z">
              <w:rPr/>
            </w:rPrChange>
          </w:rPr>
          <w:delText xml:space="preserve">TYR105:FID128:root&gt; </w:delText>
        </w:r>
        <w:r w:rsidRPr="005F34D6" w:rsidDel="009C28BA">
          <w:rPr>
            <w:b/>
            <w:sz w:val="24"/>
            <w:szCs w:val="24"/>
            <w:rPrChange w:id="666" w:author="Stefan Jang" w:date="2018-03-13T17:24:00Z">
              <w:rPr>
                <w:b/>
              </w:rPr>
            </w:rPrChange>
          </w:rPr>
          <w:delText>seccertmgmt import -ca -server https</w:delText>
        </w:r>
      </w:del>
    </w:p>
    <w:p w14:paraId="221A8168" w14:textId="43EE8839" w:rsidR="006F308D" w:rsidRPr="005F34D6" w:rsidDel="009C28BA" w:rsidRDefault="006F308D" w:rsidP="006F308D">
      <w:pPr>
        <w:ind w:left="360"/>
        <w:rPr>
          <w:del w:id="667" w:author="Stefan Jang" w:date="2018-03-13T13:45:00Z"/>
          <w:sz w:val="24"/>
          <w:szCs w:val="24"/>
          <w:rPrChange w:id="668" w:author="Stefan Jang" w:date="2018-03-13T17:24:00Z">
            <w:rPr>
              <w:del w:id="669" w:author="Stefan Jang" w:date="2018-03-13T13:45:00Z"/>
            </w:rPr>
          </w:rPrChange>
        </w:rPr>
      </w:pPr>
      <w:del w:id="670" w:author="Stefan Jang" w:date="2018-03-13T13:45:00Z">
        <w:r w:rsidRPr="005F34D6" w:rsidDel="009C28BA">
          <w:rPr>
            <w:sz w:val="24"/>
            <w:szCs w:val="24"/>
            <w:rPrChange w:id="671" w:author="Stefan Jang" w:date="2018-03-13T17:24:00Z">
              <w:rPr/>
            </w:rPrChange>
          </w:rPr>
          <w:delText xml:space="preserve">Select protocol [ftp or scp]: </w:delText>
        </w:r>
        <w:r w:rsidRPr="005F34D6" w:rsidDel="009C28BA">
          <w:rPr>
            <w:b/>
            <w:sz w:val="24"/>
            <w:szCs w:val="24"/>
            <w:rPrChange w:id="672" w:author="Stefan Jang" w:date="2018-03-13T17:24:00Z">
              <w:rPr>
                <w:b/>
              </w:rPr>
            </w:rPrChange>
          </w:rPr>
          <w:delText>scp</w:delText>
        </w:r>
      </w:del>
    </w:p>
    <w:p w14:paraId="6DE32F05" w14:textId="62C6343E" w:rsidR="006F308D" w:rsidRPr="005F34D6" w:rsidDel="009C28BA" w:rsidRDefault="006F308D" w:rsidP="001D3A2A">
      <w:pPr>
        <w:ind w:left="360"/>
        <w:rPr>
          <w:del w:id="673" w:author="Stefan Jang" w:date="2018-03-13T13:45:00Z"/>
          <w:color w:val="FF0000"/>
          <w:sz w:val="24"/>
          <w:szCs w:val="24"/>
          <w:rPrChange w:id="674" w:author="Stefan Jang" w:date="2018-03-13T17:24:00Z">
            <w:rPr>
              <w:del w:id="675" w:author="Stefan Jang" w:date="2018-03-13T13:45:00Z"/>
              <w:color w:val="FF0000"/>
            </w:rPr>
          </w:rPrChange>
        </w:rPr>
      </w:pPr>
      <w:del w:id="676" w:author="Stefan Jang" w:date="2018-03-13T13:45:00Z">
        <w:r w:rsidRPr="005F34D6" w:rsidDel="009C28BA">
          <w:rPr>
            <w:sz w:val="24"/>
            <w:szCs w:val="24"/>
            <w:rPrChange w:id="677" w:author="Stefan Jang" w:date="2018-03-13T17:24:00Z">
              <w:rPr/>
            </w:rPrChange>
          </w:rPr>
          <w:delText xml:space="preserve">Enter IP address: </w:delText>
        </w:r>
        <w:r w:rsidRPr="005F34D6" w:rsidDel="009C28BA">
          <w:rPr>
            <w:b/>
            <w:sz w:val="24"/>
            <w:szCs w:val="24"/>
            <w:rPrChange w:id="678" w:author="Stefan Jang" w:date="2018-03-13T17:24:00Z">
              <w:rPr>
                <w:b/>
              </w:rPr>
            </w:rPrChange>
          </w:rPr>
          <w:delText>10.30.6.224</w:delText>
        </w:r>
        <w:r w:rsidR="001D3A2A" w:rsidRPr="005F34D6" w:rsidDel="009C28BA">
          <w:rPr>
            <w:b/>
            <w:sz w:val="24"/>
            <w:szCs w:val="24"/>
            <w:rPrChange w:id="679" w:author="Stefan Jang" w:date="2018-03-13T17:24:00Z">
              <w:rPr>
                <w:b/>
              </w:rPr>
            </w:rPrChange>
          </w:rPr>
          <w:delText xml:space="preserve">   </w:delText>
        </w:r>
        <w:r w:rsidR="001D3A2A" w:rsidRPr="005F34D6" w:rsidDel="009C28BA">
          <w:rPr>
            <w:b/>
            <w:color w:val="FF0000"/>
            <w:sz w:val="24"/>
            <w:szCs w:val="24"/>
            <w:rPrChange w:id="680" w:author="Stefan Jang" w:date="2018-03-13T17:24:00Z">
              <w:rPr>
                <w:b/>
                <w:color w:val="FF0000"/>
              </w:rPr>
            </w:rPrChange>
          </w:rPr>
          <w:sym w:font="Wingdings" w:char="F0DF"/>
        </w:r>
        <w:r w:rsidR="001D3A2A" w:rsidRPr="005F34D6" w:rsidDel="009C28BA">
          <w:rPr>
            <w:b/>
            <w:color w:val="FF0000"/>
            <w:sz w:val="24"/>
            <w:szCs w:val="24"/>
            <w:rPrChange w:id="681" w:author="Stefan Jang" w:date="2018-03-13T17:24:00Z">
              <w:rPr>
                <w:b/>
                <w:color w:val="FF0000"/>
              </w:rPr>
            </w:rPrChange>
          </w:rPr>
          <w:delText xml:space="preserve"> Use the IP address of CA/VM server</w:delText>
        </w:r>
      </w:del>
    </w:p>
    <w:p w14:paraId="3F8FD485" w14:textId="75BBBC5A" w:rsidR="006F308D" w:rsidRPr="005F34D6" w:rsidDel="009C28BA" w:rsidRDefault="006F308D" w:rsidP="006F308D">
      <w:pPr>
        <w:ind w:left="360"/>
        <w:rPr>
          <w:del w:id="682" w:author="Stefan Jang" w:date="2018-03-13T13:45:00Z"/>
          <w:sz w:val="24"/>
          <w:szCs w:val="24"/>
          <w:rPrChange w:id="683" w:author="Stefan Jang" w:date="2018-03-13T17:24:00Z">
            <w:rPr>
              <w:del w:id="684" w:author="Stefan Jang" w:date="2018-03-13T13:45:00Z"/>
            </w:rPr>
          </w:rPrChange>
        </w:rPr>
      </w:pPr>
      <w:del w:id="685" w:author="Stefan Jang" w:date="2018-03-13T13:45:00Z">
        <w:r w:rsidRPr="005F34D6" w:rsidDel="009C28BA">
          <w:rPr>
            <w:sz w:val="24"/>
            <w:szCs w:val="24"/>
            <w:rPrChange w:id="686" w:author="Stefan Jang" w:date="2018-03-13T17:24:00Z">
              <w:rPr/>
            </w:rPrChange>
          </w:rPr>
          <w:delText xml:space="preserve">Enter remote directory: </w:delText>
        </w:r>
        <w:r w:rsidRPr="005F34D6" w:rsidDel="009C28BA">
          <w:rPr>
            <w:b/>
            <w:sz w:val="24"/>
            <w:szCs w:val="24"/>
            <w:rPrChange w:id="687" w:author="Stefan Jang" w:date="2018-03-13T17:24:00Z">
              <w:rPr>
                <w:b/>
              </w:rPr>
            </w:rPrChange>
          </w:rPr>
          <w:delText>/root/ca/certs</w:delText>
        </w:r>
      </w:del>
    </w:p>
    <w:p w14:paraId="0BD8B5FB" w14:textId="6832E955" w:rsidR="006F308D" w:rsidRPr="005F34D6" w:rsidDel="009C28BA" w:rsidRDefault="006F308D" w:rsidP="006F308D">
      <w:pPr>
        <w:ind w:left="360"/>
        <w:rPr>
          <w:del w:id="688" w:author="Stefan Jang" w:date="2018-03-13T13:45:00Z"/>
          <w:sz w:val="24"/>
          <w:szCs w:val="24"/>
          <w:rPrChange w:id="689" w:author="Stefan Jang" w:date="2018-03-13T17:24:00Z">
            <w:rPr>
              <w:del w:id="690" w:author="Stefan Jang" w:date="2018-03-13T13:45:00Z"/>
            </w:rPr>
          </w:rPrChange>
        </w:rPr>
      </w:pPr>
      <w:del w:id="691" w:author="Stefan Jang" w:date="2018-03-13T13:45:00Z">
        <w:r w:rsidRPr="005F34D6" w:rsidDel="009C28BA">
          <w:rPr>
            <w:sz w:val="24"/>
            <w:szCs w:val="24"/>
            <w:rPrChange w:id="692" w:author="Stefan Jang" w:date="2018-03-13T17:24:00Z">
              <w:rPr/>
            </w:rPrChange>
          </w:rPr>
          <w:delText>Enter certificate name (must have ".crt" or ".cer" ".pem" or ".psk" suffix):</w:delText>
        </w:r>
        <w:r w:rsidRPr="005F34D6" w:rsidDel="009C28BA">
          <w:rPr>
            <w:b/>
            <w:sz w:val="24"/>
            <w:szCs w:val="24"/>
            <w:rPrChange w:id="693" w:author="Stefan Jang" w:date="2018-03-13T17:24:00Z">
              <w:rPr>
                <w:b/>
              </w:rPr>
            </w:rPrChange>
          </w:rPr>
          <w:delText>ca.cert.pem</w:delText>
        </w:r>
      </w:del>
    </w:p>
    <w:p w14:paraId="13CA127D" w14:textId="20C62554" w:rsidR="006F308D" w:rsidRPr="005F34D6" w:rsidDel="009C28BA" w:rsidRDefault="006F308D" w:rsidP="006F308D">
      <w:pPr>
        <w:ind w:left="360"/>
        <w:rPr>
          <w:del w:id="694" w:author="Stefan Jang" w:date="2018-03-13T13:45:00Z"/>
          <w:sz w:val="24"/>
          <w:szCs w:val="24"/>
          <w:rPrChange w:id="695" w:author="Stefan Jang" w:date="2018-03-13T17:24:00Z">
            <w:rPr>
              <w:del w:id="696" w:author="Stefan Jang" w:date="2018-03-13T13:45:00Z"/>
            </w:rPr>
          </w:rPrChange>
        </w:rPr>
      </w:pPr>
      <w:del w:id="697" w:author="Stefan Jang" w:date="2018-03-13T13:45:00Z">
        <w:r w:rsidRPr="005F34D6" w:rsidDel="009C28BA">
          <w:rPr>
            <w:sz w:val="24"/>
            <w:szCs w:val="24"/>
            <w:rPrChange w:id="698" w:author="Stefan Jang" w:date="2018-03-13T17:24:00Z">
              <w:rPr/>
            </w:rPrChange>
          </w:rPr>
          <w:delText xml:space="preserve">Enter Login Name: </w:delText>
        </w:r>
        <w:r w:rsidRPr="005F34D6" w:rsidDel="009C28BA">
          <w:rPr>
            <w:b/>
            <w:sz w:val="24"/>
            <w:szCs w:val="24"/>
            <w:rPrChange w:id="699" w:author="Stefan Jang" w:date="2018-03-13T17:24:00Z">
              <w:rPr>
                <w:b/>
              </w:rPr>
            </w:rPrChange>
          </w:rPr>
          <w:delText>root</w:delText>
        </w:r>
      </w:del>
    </w:p>
    <w:p w14:paraId="4A33F0A5" w14:textId="5943E416" w:rsidR="006F308D" w:rsidRPr="005F34D6" w:rsidDel="009C28BA" w:rsidRDefault="006F308D" w:rsidP="006F308D">
      <w:pPr>
        <w:ind w:left="360"/>
        <w:rPr>
          <w:del w:id="700" w:author="Stefan Jang" w:date="2018-03-13T13:45:00Z"/>
          <w:sz w:val="24"/>
          <w:szCs w:val="24"/>
          <w:rPrChange w:id="701" w:author="Stefan Jang" w:date="2018-03-13T17:24:00Z">
            <w:rPr>
              <w:del w:id="702" w:author="Stefan Jang" w:date="2018-03-13T13:45:00Z"/>
            </w:rPr>
          </w:rPrChange>
        </w:rPr>
      </w:pPr>
      <w:del w:id="703" w:author="Stefan Jang" w:date="2018-03-13T13:45:00Z">
        <w:r w:rsidRPr="005F34D6" w:rsidDel="009C28BA">
          <w:rPr>
            <w:sz w:val="24"/>
            <w:szCs w:val="24"/>
            <w:rPrChange w:id="704" w:author="Stefan Jang" w:date="2018-03-13T17:24:00Z">
              <w:rPr/>
            </w:rPrChange>
          </w:rPr>
          <w:delText>root@10.30.6.224's password:</w:delText>
        </w:r>
      </w:del>
    </w:p>
    <w:p w14:paraId="45A3BC5D" w14:textId="3E290665" w:rsidR="006F308D" w:rsidRPr="005F34D6" w:rsidDel="009C28BA" w:rsidRDefault="006F308D" w:rsidP="006F308D">
      <w:pPr>
        <w:ind w:left="360"/>
        <w:rPr>
          <w:del w:id="705" w:author="Stefan Jang" w:date="2018-03-13T13:45:00Z"/>
          <w:sz w:val="24"/>
          <w:szCs w:val="24"/>
          <w:highlight w:val="yellow"/>
          <w:rPrChange w:id="706" w:author="Stefan Jang" w:date="2018-03-13T17:24:00Z">
            <w:rPr>
              <w:del w:id="707" w:author="Stefan Jang" w:date="2018-03-13T13:45:00Z"/>
              <w:highlight w:val="yellow"/>
            </w:rPr>
          </w:rPrChange>
        </w:rPr>
      </w:pPr>
      <w:del w:id="708" w:author="Stefan Jang" w:date="2018-03-13T13:45:00Z">
        <w:r w:rsidRPr="005F34D6" w:rsidDel="009C28BA">
          <w:rPr>
            <w:sz w:val="24"/>
            <w:szCs w:val="24"/>
            <w:highlight w:val="yellow"/>
            <w:rPrChange w:id="709" w:author="Stefan Jang" w:date="2018-03-13T17:24:00Z">
              <w:rPr>
                <w:highlight w:val="yellow"/>
              </w:rPr>
            </w:rPrChange>
          </w:rPr>
          <w:delText>Success: imported https certificate [ca.cert.pem].</w:delText>
        </w:r>
      </w:del>
    </w:p>
    <w:p w14:paraId="357E0E22" w14:textId="2D829324" w:rsidR="006F308D" w:rsidRPr="005F34D6" w:rsidDel="009C28BA" w:rsidRDefault="006F308D" w:rsidP="006F308D">
      <w:pPr>
        <w:ind w:left="360"/>
        <w:rPr>
          <w:del w:id="710" w:author="Stefan Jang" w:date="2018-03-13T13:45:00Z"/>
          <w:sz w:val="24"/>
          <w:szCs w:val="24"/>
          <w:rPrChange w:id="711" w:author="Stefan Jang" w:date="2018-03-13T17:24:00Z">
            <w:rPr>
              <w:del w:id="712" w:author="Stefan Jang" w:date="2018-03-13T13:45:00Z"/>
            </w:rPr>
          </w:rPrChange>
        </w:rPr>
      </w:pPr>
      <w:del w:id="713" w:author="Stefan Jang" w:date="2018-03-13T13:45:00Z">
        <w:r w:rsidRPr="005F34D6" w:rsidDel="009C28BA">
          <w:rPr>
            <w:sz w:val="24"/>
            <w:szCs w:val="24"/>
            <w:highlight w:val="yellow"/>
            <w:rPrChange w:id="714" w:author="Stefan Jang" w:date="2018-03-13T17:24:00Z">
              <w:rPr>
                <w:highlight w:val="yellow"/>
              </w:rPr>
            </w:rPrChange>
          </w:rPr>
          <w:delText>Certificate file in configuration has been updated.</w:delText>
        </w:r>
      </w:del>
    </w:p>
    <w:p w14:paraId="3FF0F9BB" w14:textId="3460FF7E" w:rsidR="006F308D" w:rsidRPr="005F34D6" w:rsidDel="00596362" w:rsidRDefault="006F308D" w:rsidP="006F308D">
      <w:pPr>
        <w:ind w:left="360"/>
        <w:rPr>
          <w:del w:id="715" w:author="Stefan Jang" w:date="2018-03-13T16:30:00Z"/>
          <w:sz w:val="24"/>
          <w:szCs w:val="24"/>
          <w:rPrChange w:id="716" w:author="Stefan Jang" w:date="2018-03-13T17:24:00Z">
            <w:rPr>
              <w:del w:id="717" w:author="Stefan Jang" w:date="2018-03-13T16:30:00Z"/>
            </w:rPr>
          </w:rPrChange>
        </w:rPr>
      </w:pPr>
      <w:del w:id="718" w:author="Stefan Jang" w:date="2018-03-13T16:30:00Z">
        <w:r w:rsidRPr="005F34D6" w:rsidDel="00596362">
          <w:rPr>
            <w:sz w:val="24"/>
            <w:szCs w:val="24"/>
            <w:rPrChange w:id="719" w:author="Stefan Jang" w:date="2018-03-13T17:24:00Z">
              <w:rPr/>
            </w:rPrChange>
          </w:rPr>
          <w:delText>TYR105:FID128:root&gt;</w:delText>
        </w:r>
      </w:del>
    </w:p>
    <w:p w14:paraId="1AA94A6F" w14:textId="498F645D" w:rsidR="006F308D" w:rsidRPr="005F34D6" w:rsidDel="00596362" w:rsidRDefault="006F308D" w:rsidP="006F308D">
      <w:pPr>
        <w:ind w:left="360"/>
        <w:rPr>
          <w:del w:id="720" w:author="Stefan Jang" w:date="2018-03-13T16:30:00Z"/>
          <w:b/>
          <w:sz w:val="24"/>
          <w:szCs w:val="24"/>
          <w:rPrChange w:id="721" w:author="Stefan Jang" w:date="2018-03-13T17:24:00Z">
            <w:rPr>
              <w:del w:id="722" w:author="Stefan Jang" w:date="2018-03-13T16:30:00Z"/>
              <w:b/>
            </w:rPr>
          </w:rPrChange>
        </w:rPr>
      </w:pPr>
      <w:del w:id="723" w:author="Stefan Jang" w:date="2018-03-13T16:30:00Z">
        <w:r w:rsidRPr="005F34D6" w:rsidDel="00596362">
          <w:rPr>
            <w:sz w:val="24"/>
            <w:szCs w:val="24"/>
            <w:rPrChange w:id="724" w:author="Stefan Jang" w:date="2018-03-13T17:24:00Z">
              <w:rPr/>
            </w:rPrChange>
          </w:rPr>
          <w:delText xml:space="preserve">TYR105:FID128:root&gt; </w:delText>
        </w:r>
        <w:r w:rsidRPr="005F34D6" w:rsidDel="00596362">
          <w:rPr>
            <w:b/>
            <w:sz w:val="24"/>
            <w:szCs w:val="24"/>
            <w:rPrChange w:id="725" w:author="Stefan Jang" w:date="2018-03-13T17:24:00Z">
              <w:rPr>
                <w:b/>
              </w:rPr>
            </w:rPrChange>
          </w:rPr>
          <w:delText>seccertmgmt import -cert https</w:delText>
        </w:r>
      </w:del>
    </w:p>
    <w:p w14:paraId="6B995372" w14:textId="19A70C8E" w:rsidR="006F308D" w:rsidRPr="005F34D6" w:rsidDel="00596362" w:rsidRDefault="006F308D" w:rsidP="006F308D">
      <w:pPr>
        <w:ind w:left="360"/>
        <w:rPr>
          <w:del w:id="726" w:author="Stefan Jang" w:date="2018-03-13T16:30:00Z"/>
          <w:sz w:val="24"/>
          <w:szCs w:val="24"/>
          <w:rPrChange w:id="727" w:author="Stefan Jang" w:date="2018-03-13T17:24:00Z">
            <w:rPr>
              <w:del w:id="728" w:author="Stefan Jang" w:date="2018-03-13T16:30:00Z"/>
            </w:rPr>
          </w:rPrChange>
        </w:rPr>
      </w:pPr>
      <w:del w:id="729" w:author="Stefan Jang" w:date="2018-03-13T16:30:00Z">
        <w:r w:rsidRPr="005F34D6" w:rsidDel="00596362">
          <w:rPr>
            <w:sz w:val="24"/>
            <w:szCs w:val="24"/>
            <w:rPrChange w:id="730" w:author="Stefan Jang" w:date="2018-03-13T17:24:00Z">
              <w:rPr/>
            </w:rPrChange>
          </w:rPr>
          <w:delText xml:space="preserve">Select protocol [ftp or scp]: </w:delText>
        </w:r>
        <w:r w:rsidRPr="005F34D6" w:rsidDel="00596362">
          <w:rPr>
            <w:b/>
            <w:sz w:val="24"/>
            <w:szCs w:val="24"/>
            <w:rPrChange w:id="731" w:author="Stefan Jang" w:date="2018-03-13T17:24:00Z">
              <w:rPr>
                <w:b/>
              </w:rPr>
            </w:rPrChange>
          </w:rPr>
          <w:delText>scp</w:delText>
        </w:r>
      </w:del>
    </w:p>
    <w:p w14:paraId="7423356C" w14:textId="158BF29B" w:rsidR="006F308D" w:rsidRPr="005F34D6" w:rsidDel="00596362" w:rsidRDefault="006F308D" w:rsidP="001D3A2A">
      <w:pPr>
        <w:ind w:left="360"/>
        <w:rPr>
          <w:del w:id="732" w:author="Stefan Jang" w:date="2018-03-13T16:30:00Z"/>
          <w:color w:val="FF0000"/>
          <w:sz w:val="24"/>
          <w:szCs w:val="24"/>
          <w:rPrChange w:id="733" w:author="Stefan Jang" w:date="2018-03-13T17:24:00Z">
            <w:rPr>
              <w:del w:id="734" w:author="Stefan Jang" w:date="2018-03-13T16:30:00Z"/>
              <w:color w:val="FF0000"/>
            </w:rPr>
          </w:rPrChange>
        </w:rPr>
      </w:pPr>
      <w:del w:id="735" w:author="Stefan Jang" w:date="2018-03-13T16:30:00Z">
        <w:r w:rsidRPr="005F34D6" w:rsidDel="00596362">
          <w:rPr>
            <w:sz w:val="24"/>
            <w:szCs w:val="24"/>
            <w:rPrChange w:id="736" w:author="Stefan Jang" w:date="2018-03-13T17:24:00Z">
              <w:rPr/>
            </w:rPrChange>
          </w:rPr>
          <w:delText xml:space="preserve">Enter IP address: </w:delText>
        </w:r>
        <w:r w:rsidRPr="005F34D6" w:rsidDel="00596362">
          <w:rPr>
            <w:b/>
            <w:sz w:val="24"/>
            <w:szCs w:val="24"/>
            <w:rPrChange w:id="737" w:author="Stefan Jang" w:date="2018-03-13T17:24:00Z">
              <w:rPr>
                <w:b/>
              </w:rPr>
            </w:rPrChange>
          </w:rPr>
          <w:delText>10.30.6.224</w:delText>
        </w:r>
        <w:r w:rsidR="001D3A2A" w:rsidRPr="005F34D6" w:rsidDel="00596362">
          <w:rPr>
            <w:b/>
            <w:sz w:val="24"/>
            <w:szCs w:val="24"/>
            <w:rPrChange w:id="738" w:author="Stefan Jang" w:date="2018-03-13T17:24:00Z">
              <w:rPr>
                <w:b/>
              </w:rPr>
            </w:rPrChange>
          </w:rPr>
          <w:delText xml:space="preserve">  </w:delText>
        </w:r>
        <w:r w:rsidR="001D3A2A" w:rsidRPr="005F34D6" w:rsidDel="00596362">
          <w:rPr>
            <w:b/>
            <w:color w:val="FF0000"/>
            <w:sz w:val="24"/>
            <w:szCs w:val="24"/>
            <w:rPrChange w:id="739" w:author="Stefan Jang" w:date="2018-03-13T17:24:00Z">
              <w:rPr>
                <w:b/>
                <w:color w:val="FF0000"/>
              </w:rPr>
            </w:rPrChange>
          </w:rPr>
          <w:sym w:font="Wingdings" w:char="F0DF"/>
        </w:r>
        <w:r w:rsidR="001D3A2A" w:rsidRPr="005F34D6" w:rsidDel="00596362">
          <w:rPr>
            <w:b/>
            <w:color w:val="FF0000"/>
            <w:sz w:val="24"/>
            <w:szCs w:val="24"/>
            <w:rPrChange w:id="740" w:author="Stefan Jang" w:date="2018-03-13T17:24:00Z">
              <w:rPr>
                <w:b/>
                <w:color w:val="FF0000"/>
              </w:rPr>
            </w:rPrChange>
          </w:rPr>
          <w:delText xml:space="preserve"> Use the IP address of CA/VM server</w:delText>
        </w:r>
      </w:del>
    </w:p>
    <w:p w14:paraId="05C55790" w14:textId="122E5AFD" w:rsidR="006F308D" w:rsidRPr="005F34D6" w:rsidDel="00596362" w:rsidRDefault="006F308D" w:rsidP="006F308D">
      <w:pPr>
        <w:ind w:left="360"/>
        <w:rPr>
          <w:del w:id="741" w:author="Stefan Jang" w:date="2018-03-13T16:30:00Z"/>
          <w:sz w:val="24"/>
          <w:szCs w:val="24"/>
          <w:rPrChange w:id="742" w:author="Stefan Jang" w:date="2018-03-13T17:24:00Z">
            <w:rPr>
              <w:del w:id="743" w:author="Stefan Jang" w:date="2018-03-13T16:30:00Z"/>
            </w:rPr>
          </w:rPrChange>
        </w:rPr>
      </w:pPr>
      <w:del w:id="744" w:author="Stefan Jang" w:date="2018-03-13T16:30:00Z">
        <w:r w:rsidRPr="005F34D6" w:rsidDel="00596362">
          <w:rPr>
            <w:sz w:val="24"/>
            <w:szCs w:val="24"/>
            <w:rPrChange w:id="745" w:author="Stefan Jang" w:date="2018-03-13T17:24:00Z">
              <w:rPr/>
            </w:rPrChange>
          </w:rPr>
          <w:delText xml:space="preserve">Enter remote directory: </w:delText>
        </w:r>
        <w:r w:rsidRPr="005F34D6" w:rsidDel="00596362">
          <w:rPr>
            <w:b/>
            <w:sz w:val="24"/>
            <w:szCs w:val="24"/>
            <w:rPrChange w:id="746" w:author="Stefan Jang" w:date="2018-03-13T17:24:00Z">
              <w:rPr>
                <w:b/>
              </w:rPr>
            </w:rPrChange>
          </w:rPr>
          <w:delText>/root/ca</w:delText>
        </w:r>
      </w:del>
    </w:p>
    <w:p w14:paraId="7EBCF55E" w14:textId="157DCFCB" w:rsidR="006F308D" w:rsidRPr="005F34D6" w:rsidDel="00596362" w:rsidRDefault="006F308D" w:rsidP="006F308D">
      <w:pPr>
        <w:ind w:left="360"/>
        <w:rPr>
          <w:del w:id="747" w:author="Stefan Jang" w:date="2018-03-13T16:30:00Z"/>
          <w:sz w:val="24"/>
          <w:szCs w:val="24"/>
          <w:rPrChange w:id="748" w:author="Stefan Jang" w:date="2018-03-13T17:24:00Z">
            <w:rPr>
              <w:del w:id="749" w:author="Stefan Jang" w:date="2018-03-13T16:30:00Z"/>
            </w:rPr>
          </w:rPrChange>
        </w:rPr>
      </w:pPr>
      <w:del w:id="750" w:author="Stefan Jang" w:date="2018-03-13T16:30:00Z">
        <w:r w:rsidRPr="005F34D6" w:rsidDel="00596362">
          <w:rPr>
            <w:sz w:val="24"/>
            <w:szCs w:val="24"/>
            <w:rPrChange w:id="751" w:author="Stefan Jang" w:date="2018-03-13T17:24:00Z">
              <w:rPr/>
            </w:rPrChange>
          </w:rPr>
          <w:delText>Enter certificate name (must have ".crt" or ".cer" ".pem" or ".psk" suffix):</w:delText>
        </w:r>
        <w:r w:rsidRPr="005F34D6" w:rsidDel="00596362">
          <w:rPr>
            <w:b/>
            <w:color w:val="FF0000"/>
            <w:sz w:val="24"/>
            <w:szCs w:val="24"/>
            <w:rPrChange w:id="752" w:author="Stefan Jang" w:date="2018-03-13T17:24:00Z">
              <w:rPr>
                <w:b/>
                <w:color w:val="FF0000"/>
              </w:rPr>
            </w:rPrChange>
          </w:rPr>
          <w:delText>10.17.55.105.pem</w:delText>
        </w:r>
      </w:del>
    </w:p>
    <w:p w14:paraId="321E10FC" w14:textId="6A8BEF71" w:rsidR="006F308D" w:rsidRPr="005F34D6" w:rsidDel="00596362" w:rsidRDefault="006F308D" w:rsidP="006F308D">
      <w:pPr>
        <w:ind w:left="360"/>
        <w:rPr>
          <w:del w:id="753" w:author="Stefan Jang" w:date="2018-03-13T16:30:00Z"/>
          <w:sz w:val="24"/>
          <w:szCs w:val="24"/>
          <w:rPrChange w:id="754" w:author="Stefan Jang" w:date="2018-03-13T17:24:00Z">
            <w:rPr>
              <w:del w:id="755" w:author="Stefan Jang" w:date="2018-03-13T16:30:00Z"/>
            </w:rPr>
          </w:rPrChange>
        </w:rPr>
      </w:pPr>
      <w:del w:id="756" w:author="Stefan Jang" w:date="2018-03-13T16:30:00Z">
        <w:r w:rsidRPr="005F34D6" w:rsidDel="00596362">
          <w:rPr>
            <w:sz w:val="24"/>
            <w:szCs w:val="24"/>
            <w:rPrChange w:id="757" w:author="Stefan Jang" w:date="2018-03-13T17:24:00Z">
              <w:rPr/>
            </w:rPrChange>
          </w:rPr>
          <w:delText xml:space="preserve">Enter Login Name: </w:delText>
        </w:r>
        <w:r w:rsidRPr="005F34D6" w:rsidDel="00596362">
          <w:rPr>
            <w:b/>
            <w:sz w:val="24"/>
            <w:szCs w:val="24"/>
            <w:rPrChange w:id="758" w:author="Stefan Jang" w:date="2018-03-13T17:24:00Z">
              <w:rPr>
                <w:b/>
              </w:rPr>
            </w:rPrChange>
          </w:rPr>
          <w:delText>root</w:delText>
        </w:r>
      </w:del>
    </w:p>
    <w:p w14:paraId="467E5482" w14:textId="2BFC093B" w:rsidR="006F308D" w:rsidRPr="005F34D6" w:rsidDel="00596362" w:rsidRDefault="006F308D" w:rsidP="006F308D">
      <w:pPr>
        <w:ind w:left="360"/>
        <w:rPr>
          <w:del w:id="759" w:author="Stefan Jang" w:date="2018-03-13T16:30:00Z"/>
          <w:sz w:val="24"/>
          <w:szCs w:val="24"/>
          <w:rPrChange w:id="760" w:author="Stefan Jang" w:date="2018-03-13T17:24:00Z">
            <w:rPr>
              <w:del w:id="761" w:author="Stefan Jang" w:date="2018-03-13T16:30:00Z"/>
            </w:rPr>
          </w:rPrChange>
        </w:rPr>
      </w:pPr>
      <w:del w:id="762" w:author="Stefan Jang" w:date="2018-03-13T16:30:00Z">
        <w:r w:rsidRPr="005F34D6" w:rsidDel="00596362">
          <w:rPr>
            <w:sz w:val="24"/>
            <w:szCs w:val="24"/>
            <w:rPrChange w:id="763" w:author="Stefan Jang" w:date="2018-03-13T17:24:00Z">
              <w:rPr/>
            </w:rPrChange>
          </w:rPr>
          <w:delText>root@10.30.6.224's password:</w:delText>
        </w:r>
      </w:del>
    </w:p>
    <w:p w14:paraId="777CEB92" w14:textId="7A066CC8" w:rsidR="006F308D" w:rsidRPr="005F34D6" w:rsidDel="00596362" w:rsidRDefault="006F308D" w:rsidP="006F308D">
      <w:pPr>
        <w:ind w:left="360"/>
        <w:rPr>
          <w:del w:id="764" w:author="Stefan Jang" w:date="2018-03-13T16:30:00Z"/>
          <w:b/>
          <w:sz w:val="24"/>
          <w:szCs w:val="24"/>
          <w:rPrChange w:id="765" w:author="Stefan Jang" w:date="2018-03-13T17:24:00Z">
            <w:rPr>
              <w:del w:id="766" w:author="Stefan Jang" w:date="2018-03-13T16:30:00Z"/>
              <w:b/>
            </w:rPr>
          </w:rPrChange>
        </w:rPr>
      </w:pPr>
      <w:del w:id="767" w:author="Stefan Jang" w:date="2018-03-13T16:30:00Z">
        <w:r w:rsidRPr="005F34D6" w:rsidDel="00596362">
          <w:rPr>
            <w:b/>
            <w:sz w:val="24"/>
            <w:szCs w:val="24"/>
            <w:rPrChange w:id="768" w:author="Stefan Jang" w:date="2018-03-13T17:24:00Z">
              <w:rPr>
                <w:b/>
              </w:rPr>
            </w:rPrChange>
          </w:rPr>
          <w:delText>Success: imported https certificate [10.17.55.105.pem].</w:delText>
        </w:r>
      </w:del>
    </w:p>
    <w:p w14:paraId="0E6632E8" w14:textId="5668B434" w:rsidR="006F308D" w:rsidRPr="005F34D6" w:rsidDel="00596362" w:rsidRDefault="006F308D" w:rsidP="006F308D">
      <w:pPr>
        <w:ind w:left="360"/>
        <w:rPr>
          <w:del w:id="769" w:author="Stefan Jang" w:date="2018-03-13T16:30:00Z"/>
          <w:b/>
          <w:sz w:val="24"/>
          <w:szCs w:val="24"/>
          <w:rPrChange w:id="770" w:author="Stefan Jang" w:date="2018-03-13T17:24:00Z">
            <w:rPr>
              <w:del w:id="771" w:author="Stefan Jang" w:date="2018-03-13T16:30:00Z"/>
              <w:b/>
            </w:rPr>
          </w:rPrChange>
        </w:rPr>
      </w:pPr>
      <w:del w:id="772" w:author="Stefan Jang" w:date="2018-03-13T16:30:00Z">
        <w:r w:rsidRPr="005F34D6" w:rsidDel="00596362">
          <w:rPr>
            <w:b/>
            <w:sz w:val="24"/>
            <w:szCs w:val="24"/>
            <w:rPrChange w:id="773" w:author="Stefan Jang" w:date="2018-03-13T17:24:00Z">
              <w:rPr>
                <w:b/>
              </w:rPr>
            </w:rPrChange>
          </w:rPr>
          <w:delText>Certificate file in configuration has been updated.</w:delText>
        </w:r>
      </w:del>
    </w:p>
    <w:p w14:paraId="01BBB34B" w14:textId="73DD36CF" w:rsidR="006F308D" w:rsidRPr="005F34D6" w:rsidDel="00596362" w:rsidRDefault="006F308D" w:rsidP="006F308D">
      <w:pPr>
        <w:ind w:left="360"/>
        <w:rPr>
          <w:del w:id="774" w:author="Stefan Jang" w:date="2018-03-13T16:30:00Z"/>
          <w:b/>
          <w:sz w:val="24"/>
          <w:szCs w:val="24"/>
          <w:rPrChange w:id="775" w:author="Stefan Jang" w:date="2018-03-13T17:24:00Z">
            <w:rPr>
              <w:del w:id="776" w:author="Stefan Jang" w:date="2018-03-13T16:30:00Z"/>
              <w:b/>
            </w:rPr>
          </w:rPrChange>
        </w:rPr>
      </w:pPr>
      <w:del w:id="777" w:author="Stefan Jang" w:date="2018-03-13T16:30:00Z">
        <w:r w:rsidRPr="005F34D6" w:rsidDel="00596362">
          <w:rPr>
            <w:b/>
            <w:sz w:val="24"/>
            <w:szCs w:val="24"/>
            <w:rPrChange w:id="778" w:author="Stefan Jang" w:date="2018-03-13T17:24:00Z">
              <w:rPr>
                <w:b/>
              </w:rPr>
            </w:rPrChange>
          </w:rPr>
          <w:delText>Secure http has been enabled.</w:delText>
        </w:r>
      </w:del>
    </w:p>
    <w:p w14:paraId="18DA02E4" w14:textId="1493CD1E" w:rsidR="006F308D" w:rsidRPr="005F34D6" w:rsidDel="00596362" w:rsidRDefault="006F308D" w:rsidP="006F308D">
      <w:pPr>
        <w:ind w:left="360"/>
        <w:rPr>
          <w:del w:id="779" w:author="Stefan Jang" w:date="2018-03-13T16:30:00Z"/>
          <w:sz w:val="24"/>
          <w:szCs w:val="24"/>
          <w:rPrChange w:id="780" w:author="Stefan Jang" w:date="2018-03-13T17:24:00Z">
            <w:rPr>
              <w:del w:id="781" w:author="Stefan Jang" w:date="2018-03-13T16:30:00Z"/>
            </w:rPr>
          </w:rPrChange>
        </w:rPr>
      </w:pPr>
      <w:del w:id="782" w:author="Stefan Jang" w:date="2018-03-13T16:30:00Z">
        <w:r w:rsidRPr="005F34D6" w:rsidDel="00596362">
          <w:rPr>
            <w:sz w:val="24"/>
            <w:szCs w:val="24"/>
            <w:rPrChange w:id="783" w:author="Stefan Jang" w:date="2018-03-13T17:24:00Z">
              <w:rPr/>
            </w:rPrChange>
          </w:rPr>
          <w:delText>TYR105:FID128:root&gt; 2018/03/08-19:23:28, [WEBD-1004], 10, FID 128, INFO, TYR105, HTTP server and weblinker process will be restarted due to configuration change.</w:delText>
        </w:r>
      </w:del>
    </w:p>
    <w:p w14:paraId="7EAD929C" w14:textId="6B3D0C68" w:rsidR="002F7B5E" w:rsidRPr="005F34D6" w:rsidDel="00DA5464" w:rsidRDefault="002F7B5E" w:rsidP="002F7B5E">
      <w:pPr>
        <w:rPr>
          <w:del w:id="784" w:author="Stefan Jang" w:date="2018-03-13T19:12:00Z"/>
          <w:sz w:val="24"/>
          <w:szCs w:val="24"/>
          <w:rPrChange w:id="785" w:author="Stefan Jang" w:date="2018-03-13T17:24:00Z">
            <w:rPr>
              <w:del w:id="786" w:author="Stefan Jang" w:date="2018-03-13T19:12:00Z"/>
            </w:rPr>
          </w:rPrChange>
        </w:rPr>
      </w:pPr>
    </w:p>
    <w:p w14:paraId="63DE5AD6" w14:textId="7E0C7F5C" w:rsidR="006F308D" w:rsidRPr="00241A9B" w:rsidDel="00DA5464" w:rsidRDefault="006F308D">
      <w:pPr>
        <w:pStyle w:val="Heading1"/>
        <w:numPr>
          <w:ilvl w:val="0"/>
          <w:numId w:val="8"/>
        </w:numPr>
        <w:rPr>
          <w:del w:id="787" w:author="Stefan Jang" w:date="2018-03-13T19:12:00Z"/>
          <w:u w:val="single"/>
          <w:rPrChange w:id="788" w:author="Stefan Jang" w:date="2018-03-13T18:10:00Z">
            <w:rPr>
              <w:del w:id="789" w:author="Stefan Jang" w:date="2018-03-13T19:12:00Z"/>
              <w:b/>
              <w:sz w:val="40"/>
              <w:szCs w:val="40"/>
            </w:rPr>
          </w:rPrChange>
        </w:rPr>
        <w:pPrChange w:id="790" w:author="Stefan Jang" w:date="2018-03-13T18:10:00Z">
          <w:pPr>
            <w:pStyle w:val="ListParagraph"/>
            <w:numPr>
              <w:numId w:val="6"/>
            </w:numPr>
            <w:ind w:hanging="360"/>
          </w:pPr>
        </w:pPrChange>
      </w:pPr>
      <w:del w:id="791" w:author="Stefan Jang" w:date="2018-03-13T19:12:00Z">
        <w:r w:rsidRPr="00241A9B" w:rsidDel="00DA5464">
          <w:rPr>
            <w:u w:val="single"/>
            <w:rPrChange w:id="792" w:author="Stefan Jang" w:date="2018-03-13T18:10:00Z">
              <w:rPr>
                <w:b/>
                <w:sz w:val="40"/>
                <w:szCs w:val="40"/>
              </w:rPr>
            </w:rPrChange>
          </w:rPr>
          <w:delText>Check the installation of certif</w:delText>
        </w:r>
        <w:r w:rsidR="001D3A2A" w:rsidRPr="00241A9B" w:rsidDel="00DA5464">
          <w:rPr>
            <w:u w:val="single"/>
            <w:rPrChange w:id="793" w:author="Stefan Jang" w:date="2018-03-13T18:10:00Z">
              <w:rPr>
                <w:b/>
                <w:sz w:val="40"/>
                <w:szCs w:val="40"/>
              </w:rPr>
            </w:rPrChange>
          </w:rPr>
          <w:delText>icates/keys from the FOS switch.</w:delText>
        </w:r>
      </w:del>
    </w:p>
    <w:p w14:paraId="0E50641E" w14:textId="0B72D92A" w:rsidR="00CE6615" w:rsidDel="00CE6615" w:rsidRDefault="00CE6615">
      <w:pPr>
        <w:pStyle w:val="ListParagraph"/>
        <w:rPr>
          <w:del w:id="794" w:author="Stefan Jang" w:date="2018-03-13T18:17:00Z"/>
          <w:sz w:val="20"/>
          <w:szCs w:val="20"/>
        </w:rPr>
      </w:pPr>
    </w:p>
    <w:p w14:paraId="62A43204" w14:textId="0C6FB6EF" w:rsidR="001D3A2A" w:rsidRPr="00CE6615" w:rsidDel="00241A9B" w:rsidRDefault="005E7709" w:rsidP="006F308D">
      <w:pPr>
        <w:pStyle w:val="ListParagraph"/>
        <w:rPr>
          <w:del w:id="795" w:author="Stefan Jang" w:date="2018-03-13T18:10:00Z"/>
          <w:sz w:val="20"/>
          <w:szCs w:val="20"/>
          <w:rPrChange w:id="796" w:author="Stefan Jang" w:date="2018-03-13T18:17:00Z">
            <w:rPr>
              <w:del w:id="797" w:author="Stefan Jang" w:date="2018-03-13T18:10:00Z"/>
            </w:rPr>
          </w:rPrChange>
        </w:rPr>
      </w:pPr>
      <w:del w:id="798" w:author="Stefan Jang" w:date="2018-03-13T18:10:00Z">
        <w:r w:rsidRPr="00CE6615" w:rsidDel="00241A9B">
          <w:rPr>
            <w:sz w:val="20"/>
            <w:szCs w:val="20"/>
            <w:rPrChange w:id="799" w:author="Stefan Jang" w:date="2018-03-13T18:17:00Z">
              <w:rPr/>
            </w:rPrChange>
          </w:rPr>
          <w:delText>e.g.,</w:delText>
        </w:r>
      </w:del>
    </w:p>
    <w:p w14:paraId="4614235E" w14:textId="2A99A90D" w:rsidR="009C28BA" w:rsidDel="00CE6615" w:rsidRDefault="009C28BA" w:rsidP="00596362">
      <w:pPr>
        <w:pStyle w:val="ListParagraph"/>
        <w:rPr>
          <w:del w:id="800" w:author="Stefan Jang" w:date="2018-03-13T16:36:00Z"/>
          <w:sz w:val="24"/>
          <w:szCs w:val="24"/>
        </w:rPr>
      </w:pPr>
    </w:p>
    <w:p w14:paraId="6AC1F6CF" w14:textId="0F1FE07B" w:rsidR="005E7709" w:rsidRPr="005F34D6" w:rsidDel="00596362" w:rsidRDefault="005E7709" w:rsidP="005E7709">
      <w:pPr>
        <w:pStyle w:val="ListParagraph"/>
        <w:rPr>
          <w:del w:id="801" w:author="Stefan Jang" w:date="2018-03-13T16:36:00Z"/>
          <w:b/>
          <w:sz w:val="24"/>
          <w:szCs w:val="24"/>
          <w:rPrChange w:id="802" w:author="Stefan Jang" w:date="2018-03-13T17:24:00Z">
            <w:rPr>
              <w:del w:id="803" w:author="Stefan Jang" w:date="2018-03-13T16:36:00Z"/>
              <w:b/>
            </w:rPr>
          </w:rPrChange>
        </w:rPr>
      </w:pPr>
      <w:del w:id="804" w:author="Stefan Jang" w:date="2018-03-13T16:36:00Z">
        <w:r w:rsidRPr="005F34D6" w:rsidDel="00596362">
          <w:rPr>
            <w:sz w:val="24"/>
            <w:szCs w:val="24"/>
            <w:rPrChange w:id="805" w:author="Stefan Jang" w:date="2018-03-13T17:24:00Z">
              <w:rPr/>
            </w:rPrChange>
          </w:rPr>
          <w:delText xml:space="preserve">TYR105:FID128:root&gt; </w:delText>
        </w:r>
        <w:r w:rsidRPr="005F34D6" w:rsidDel="00596362">
          <w:rPr>
            <w:b/>
            <w:sz w:val="24"/>
            <w:szCs w:val="24"/>
            <w:rPrChange w:id="806" w:author="Stefan Jang" w:date="2018-03-13T17:24:00Z">
              <w:rPr>
                <w:b/>
              </w:rPr>
            </w:rPrChange>
          </w:rPr>
          <w:delText>seccertmgmt show -all</w:delText>
        </w:r>
      </w:del>
    </w:p>
    <w:p w14:paraId="2E264FC6" w14:textId="54F37EF0" w:rsidR="005E7709" w:rsidRPr="005F34D6" w:rsidDel="00596362" w:rsidRDefault="005E7709" w:rsidP="005E7709">
      <w:pPr>
        <w:pStyle w:val="ListParagraph"/>
        <w:rPr>
          <w:del w:id="807" w:author="Stefan Jang" w:date="2018-03-13T16:36:00Z"/>
          <w:sz w:val="24"/>
          <w:szCs w:val="24"/>
          <w:rPrChange w:id="808" w:author="Stefan Jang" w:date="2018-03-13T17:24:00Z">
            <w:rPr>
              <w:del w:id="809" w:author="Stefan Jang" w:date="2018-03-13T16:36:00Z"/>
            </w:rPr>
          </w:rPrChange>
        </w:rPr>
      </w:pPr>
    </w:p>
    <w:p w14:paraId="0ECF19FA" w14:textId="33E13AC5" w:rsidR="005E7709" w:rsidRPr="005F34D6" w:rsidDel="00596362" w:rsidRDefault="005E7709" w:rsidP="005E7709">
      <w:pPr>
        <w:pStyle w:val="ListParagraph"/>
        <w:rPr>
          <w:del w:id="810" w:author="Stefan Jang" w:date="2018-03-13T16:36:00Z"/>
          <w:sz w:val="24"/>
          <w:szCs w:val="24"/>
          <w:rPrChange w:id="811" w:author="Stefan Jang" w:date="2018-03-13T17:24:00Z">
            <w:rPr>
              <w:del w:id="812" w:author="Stefan Jang" w:date="2018-03-13T16:36:00Z"/>
            </w:rPr>
          </w:rPrChange>
        </w:rPr>
      </w:pPr>
      <w:del w:id="813" w:author="Stefan Jang" w:date="2018-03-13T16:36:00Z">
        <w:r w:rsidRPr="005F34D6" w:rsidDel="00596362">
          <w:rPr>
            <w:sz w:val="24"/>
            <w:szCs w:val="24"/>
            <w:rPrChange w:id="814" w:author="Stefan Jang" w:date="2018-03-13T17:24:00Z">
              <w:rPr/>
            </w:rPrChange>
          </w:rPr>
          <w:delText>ssh private key:</w:delText>
        </w:r>
      </w:del>
    </w:p>
    <w:p w14:paraId="3A244464" w14:textId="091BE44F" w:rsidR="005E7709" w:rsidRPr="005F34D6" w:rsidDel="00596362" w:rsidRDefault="005E7709" w:rsidP="005E7709">
      <w:pPr>
        <w:pStyle w:val="ListParagraph"/>
        <w:rPr>
          <w:del w:id="815" w:author="Stefan Jang" w:date="2018-03-13T16:36:00Z"/>
          <w:sz w:val="24"/>
          <w:szCs w:val="24"/>
          <w:rPrChange w:id="816" w:author="Stefan Jang" w:date="2018-03-13T17:24:00Z">
            <w:rPr>
              <w:del w:id="817" w:author="Stefan Jang" w:date="2018-03-13T16:36:00Z"/>
            </w:rPr>
          </w:rPrChange>
        </w:rPr>
      </w:pPr>
      <w:del w:id="818" w:author="Stefan Jang" w:date="2018-03-13T16:36:00Z">
        <w:r w:rsidRPr="005F34D6" w:rsidDel="00596362">
          <w:rPr>
            <w:sz w:val="24"/>
            <w:szCs w:val="24"/>
            <w:rPrChange w:id="819" w:author="Stefan Jang" w:date="2018-03-13T17:24:00Z">
              <w:rPr/>
            </w:rPrChange>
          </w:rPr>
          <w:delText xml:space="preserve">   Does not Exist</w:delText>
        </w:r>
      </w:del>
    </w:p>
    <w:p w14:paraId="1C608F7D" w14:textId="0E1253FD" w:rsidR="005E7709" w:rsidRPr="005F34D6" w:rsidDel="00596362" w:rsidRDefault="005E7709" w:rsidP="005E7709">
      <w:pPr>
        <w:pStyle w:val="ListParagraph"/>
        <w:rPr>
          <w:del w:id="820" w:author="Stefan Jang" w:date="2018-03-13T16:36:00Z"/>
          <w:sz w:val="24"/>
          <w:szCs w:val="24"/>
          <w:rPrChange w:id="821" w:author="Stefan Jang" w:date="2018-03-13T17:24:00Z">
            <w:rPr>
              <w:del w:id="822" w:author="Stefan Jang" w:date="2018-03-13T16:36:00Z"/>
            </w:rPr>
          </w:rPrChange>
        </w:rPr>
      </w:pPr>
    </w:p>
    <w:p w14:paraId="3F6D7C1C" w14:textId="00F27614" w:rsidR="005E7709" w:rsidRPr="005F34D6" w:rsidDel="00596362" w:rsidRDefault="005E7709" w:rsidP="005E7709">
      <w:pPr>
        <w:pStyle w:val="ListParagraph"/>
        <w:rPr>
          <w:del w:id="823" w:author="Stefan Jang" w:date="2018-03-13T16:36:00Z"/>
          <w:sz w:val="24"/>
          <w:szCs w:val="24"/>
          <w:rPrChange w:id="824" w:author="Stefan Jang" w:date="2018-03-13T17:24:00Z">
            <w:rPr>
              <w:del w:id="825" w:author="Stefan Jang" w:date="2018-03-13T16:36:00Z"/>
            </w:rPr>
          </w:rPrChange>
        </w:rPr>
      </w:pPr>
      <w:del w:id="826" w:author="Stefan Jang" w:date="2018-03-13T16:36:00Z">
        <w:r w:rsidRPr="005F34D6" w:rsidDel="00596362">
          <w:rPr>
            <w:sz w:val="24"/>
            <w:szCs w:val="24"/>
            <w:rPrChange w:id="827" w:author="Stefan Jang" w:date="2018-03-13T17:24:00Z">
              <w:rPr/>
            </w:rPrChange>
          </w:rPr>
          <w:delText>ssh public keys available for users:</w:delText>
        </w:r>
      </w:del>
    </w:p>
    <w:p w14:paraId="663F25DF" w14:textId="0FE7C221" w:rsidR="005E7709" w:rsidRPr="005F34D6" w:rsidDel="00596362" w:rsidRDefault="005E7709" w:rsidP="005E7709">
      <w:pPr>
        <w:pStyle w:val="ListParagraph"/>
        <w:rPr>
          <w:del w:id="828" w:author="Stefan Jang" w:date="2018-03-13T16:36:00Z"/>
          <w:sz w:val="24"/>
          <w:szCs w:val="24"/>
          <w:rPrChange w:id="829" w:author="Stefan Jang" w:date="2018-03-13T17:24:00Z">
            <w:rPr>
              <w:del w:id="830" w:author="Stefan Jang" w:date="2018-03-13T16:36:00Z"/>
            </w:rPr>
          </w:rPrChange>
        </w:rPr>
      </w:pPr>
      <w:del w:id="831" w:author="Stefan Jang" w:date="2018-03-13T16:36:00Z">
        <w:r w:rsidRPr="005F34D6" w:rsidDel="00596362">
          <w:rPr>
            <w:sz w:val="24"/>
            <w:szCs w:val="24"/>
            <w:rPrChange w:id="832" w:author="Stefan Jang" w:date="2018-03-13T17:24:00Z">
              <w:rPr/>
            </w:rPrChange>
          </w:rPr>
          <w:delText xml:space="preserve">   None</w:delText>
        </w:r>
      </w:del>
    </w:p>
    <w:p w14:paraId="1F9CC4D7" w14:textId="490F1AD1" w:rsidR="005E7709" w:rsidRPr="005F34D6" w:rsidDel="00596362" w:rsidRDefault="005E7709" w:rsidP="005E7709">
      <w:pPr>
        <w:pStyle w:val="ListParagraph"/>
        <w:rPr>
          <w:del w:id="833" w:author="Stefan Jang" w:date="2018-03-13T16:36:00Z"/>
          <w:sz w:val="24"/>
          <w:szCs w:val="24"/>
          <w:rPrChange w:id="834" w:author="Stefan Jang" w:date="2018-03-13T17:24:00Z">
            <w:rPr>
              <w:del w:id="835" w:author="Stefan Jang" w:date="2018-03-13T16:36:00Z"/>
            </w:rPr>
          </w:rPrChange>
        </w:rPr>
      </w:pPr>
    </w:p>
    <w:p w14:paraId="5C382400" w14:textId="74AA7715" w:rsidR="005E7709" w:rsidRPr="005F34D6" w:rsidDel="00596362" w:rsidRDefault="005E7709" w:rsidP="005E7709">
      <w:pPr>
        <w:pStyle w:val="ListParagraph"/>
        <w:rPr>
          <w:del w:id="836" w:author="Stefan Jang" w:date="2018-03-13T16:36:00Z"/>
          <w:sz w:val="24"/>
          <w:szCs w:val="24"/>
          <w:rPrChange w:id="837" w:author="Stefan Jang" w:date="2018-03-13T17:24:00Z">
            <w:rPr>
              <w:del w:id="838" w:author="Stefan Jang" w:date="2018-03-13T16:36:00Z"/>
            </w:rPr>
          </w:rPrChange>
        </w:rPr>
      </w:pPr>
      <w:del w:id="839" w:author="Stefan Jang" w:date="2018-03-13T16:36:00Z">
        <w:r w:rsidRPr="005F34D6" w:rsidDel="00596362">
          <w:rPr>
            <w:sz w:val="24"/>
            <w:szCs w:val="24"/>
            <w:rPrChange w:id="840" w:author="Stefan Jang" w:date="2018-03-13T17:24:00Z">
              <w:rPr/>
            </w:rPrChange>
          </w:rPr>
          <w:delText>Certificate Files:</w:delText>
        </w:r>
      </w:del>
    </w:p>
    <w:p w14:paraId="70CA012B" w14:textId="12C1B720" w:rsidR="005E7709" w:rsidRPr="005F34D6" w:rsidDel="00596362" w:rsidRDefault="005E7709" w:rsidP="005E7709">
      <w:pPr>
        <w:pStyle w:val="ListParagraph"/>
        <w:rPr>
          <w:del w:id="841" w:author="Stefan Jang" w:date="2018-03-13T16:36:00Z"/>
          <w:sz w:val="24"/>
          <w:szCs w:val="24"/>
          <w:rPrChange w:id="842" w:author="Stefan Jang" w:date="2018-03-13T17:24:00Z">
            <w:rPr>
              <w:del w:id="843" w:author="Stefan Jang" w:date="2018-03-13T16:36:00Z"/>
            </w:rPr>
          </w:rPrChange>
        </w:rPr>
      </w:pPr>
      <w:del w:id="844" w:author="Stefan Jang" w:date="2018-03-13T16:36:00Z">
        <w:r w:rsidRPr="005F34D6" w:rsidDel="00596362">
          <w:rPr>
            <w:sz w:val="24"/>
            <w:szCs w:val="24"/>
            <w:rPrChange w:id="845" w:author="Stefan Jang" w:date="2018-03-13T17:24:00Z">
              <w:rPr/>
            </w:rPrChange>
          </w:rPr>
          <w:delText>--------------------------------------------------------------------------------------------------------------------</w:delText>
        </w:r>
      </w:del>
    </w:p>
    <w:p w14:paraId="109BC16A" w14:textId="52371512" w:rsidR="005E7709" w:rsidRPr="005F34D6" w:rsidDel="00596362" w:rsidRDefault="005E7709" w:rsidP="005E7709">
      <w:pPr>
        <w:pStyle w:val="ListParagraph"/>
        <w:rPr>
          <w:del w:id="846" w:author="Stefan Jang" w:date="2018-03-13T16:36:00Z"/>
          <w:sz w:val="24"/>
          <w:szCs w:val="24"/>
          <w:rPrChange w:id="847" w:author="Stefan Jang" w:date="2018-03-13T17:24:00Z">
            <w:rPr>
              <w:del w:id="848" w:author="Stefan Jang" w:date="2018-03-13T16:36:00Z"/>
            </w:rPr>
          </w:rPrChange>
        </w:rPr>
      </w:pPr>
      <w:del w:id="849" w:author="Stefan Jang" w:date="2018-03-13T16:36:00Z">
        <w:r w:rsidRPr="005F34D6" w:rsidDel="00596362">
          <w:rPr>
            <w:sz w:val="24"/>
            <w:szCs w:val="24"/>
            <w:rPrChange w:id="850" w:author="Stefan Jang" w:date="2018-03-13T17:24:00Z">
              <w:rPr/>
            </w:rPrChange>
          </w:rPr>
          <w:delText>Protocol   Client CA                 Server CA                 SW                        CSR     PVT Key Passphrase</w:delText>
        </w:r>
      </w:del>
    </w:p>
    <w:p w14:paraId="4257BD79" w14:textId="291D5A1F" w:rsidR="005E7709" w:rsidRPr="005F34D6" w:rsidDel="00596362" w:rsidRDefault="005E7709" w:rsidP="005E7709">
      <w:pPr>
        <w:pStyle w:val="ListParagraph"/>
        <w:rPr>
          <w:del w:id="851" w:author="Stefan Jang" w:date="2018-03-13T16:37:00Z"/>
          <w:sz w:val="24"/>
          <w:szCs w:val="24"/>
          <w:rPrChange w:id="852" w:author="Stefan Jang" w:date="2018-03-13T17:24:00Z">
            <w:rPr>
              <w:del w:id="853" w:author="Stefan Jang" w:date="2018-03-13T16:37:00Z"/>
            </w:rPr>
          </w:rPrChange>
        </w:rPr>
      </w:pPr>
      <w:del w:id="854" w:author="Stefan Jang" w:date="2018-03-13T16:36:00Z">
        <w:r w:rsidRPr="005F34D6" w:rsidDel="00596362">
          <w:rPr>
            <w:sz w:val="24"/>
            <w:szCs w:val="24"/>
            <w:rPrChange w:id="855" w:author="Stefan Jang" w:date="2018-03-13T17:24:00Z">
              <w:rPr/>
            </w:rPrChange>
          </w:rPr>
          <w:delText>--------------------------------------------------------------------------------------------------------------------</w:delText>
        </w:r>
      </w:del>
    </w:p>
    <w:p w14:paraId="3B0CAD1D" w14:textId="1F3CECBA" w:rsidR="005E7709" w:rsidRPr="005F34D6" w:rsidDel="00596362" w:rsidRDefault="005E7709" w:rsidP="005E7709">
      <w:pPr>
        <w:pStyle w:val="ListParagraph"/>
        <w:rPr>
          <w:del w:id="856" w:author="Stefan Jang" w:date="2018-03-13T16:37:00Z"/>
          <w:sz w:val="24"/>
          <w:szCs w:val="24"/>
          <w:rPrChange w:id="857" w:author="Stefan Jang" w:date="2018-03-13T17:24:00Z">
            <w:rPr>
              <w:del w:id="858" w:author="Stefan Jang" w:date="2018-03-13T16:37:00Z"/>
            </w:rPr>
          </w:rPrChange>
        </w:rPr>
      </w:pPr>
      <w:del w:id="859" w:author="Stefan Jang" w:date="2018-03-13T16:37:00Z">
        <w:r w:rsidRPr="005F34D6" w:rsidDel="00596362">
          <w:rPr>
            <w:sz w:val="24"/>
            <w:szCs w:val="24"/>
            <w:rPrChange w:id="860" w:author="Stefan Jang" w:date="2018-03-13T17:24:00Z">
              <w:rPr/>
            </w:rPrChange>
          </w:rPr>
          <w:delText>FCAP       Empty                     NA                        Empty                     Empty   Empty   Empty</w:delText>
        </w:r>
      </w:del>
    </w:p>
    <w:p w14:paraId="705A096C" w14:textId="4CFCB136" w:rsidR="005E7709" w:rsidRPr="005F34D6" w:rsidDel="00596362" w:rsidRDefault="005E7709" w:rsidP="005E7709">
      <w:pPr>
        <w:pStyle w:val="ListParagraph"/>
        <w:rPr>
          <w:del w:id="861" w:author="Stefan Jang" w:date="2018-03-13T16:37:00Z"/>
          <w:sz w:val="24"/>
          <w:szCs w:val="24"/>
          <w:rPrChange w:id="862" w:author="Stefan Jang" w:date="2018-03-13T17:24:00Z">
            <w:rPr>
              <w:del w:id="863" w:author="Stefan Jang" w:date="2018-03-13T16:37:00Z"/>
            </w:rPr>
          </w:rPrChange>
        </w:rPr>
      </w:pPr>
      <w:del w:id="864" w:author="Stefan Jang" w:date="2018-03-13T16:37:00Z">
        <w:r w:rsidRPr="005F34D6" w:rsidDel="00596362">
          <w:rPr>
            <w:sz w:val="24"/>
            <w:szCs w:val="24"/>
            <w:rPrChange w:id="865" w:author="Stefan Jang" w:date="2018-03-13T17:24:00Z">
              <w:rPr/>
            </w:rPrChange>
          </w:rPr>
          <w:delText>RADIUS     Empty                     Empty                     Empty                     Empty   Empty   NA</w:delText>
        </w:r>
      </w:del>
    </w:p>
    <w:p w14:paraId="492876E9" w14:textId="1B971712" w:rsidR="005E7709" w:rsidRPr="005F34D6" w:rsidDel="00596362" w:rsidRDefault="005E7709" w:rsidP="005E7709">
      <w:pPr>
        <w:pStyle w:val="ListParagraph"/>
        <w:rPr>
          <w:del w:id="866" w:author="Stefan Jang" w:date="2018-03-13T16:37:00Z"/>
          <w:sz w:val="24"/>
          <w:szCs w:val="24"/>
          <w:rPrChange w:id="867" w:author="Stefan Jang" w:date="2018-03-13T17:24:00Z">
            <w:rPr>
              <w:del w:id="868" w:author="Stefan Jang" w:date="2018-03-13T16:37:00Z"/>
            </w:rPr>
          </w:rPrChange>
        </w:rPr>
      </w:pPr>
      <w:del w:id="869" w:author="Stefan Jang" w:date="2018-03-13T16:37:00Z">
        <w:r w:rsidRPr="005F34D6" w:rsidDel="00596362">
          <w:rPr>
            <w:sz w:val="24"/>
            <w:szCs w:val="24"/>
            <w:rPrChange w:id="870" w:author="Stefan Jang" w:date="2018-03-13T17:24:00Z">
              <w:rPr/>
            </w:rPrChange>
          </w:rPr>
          <w:delText>LDAP       Empty                     Empty                     Empty                     Empty   Empty   NA</w:delText>
        </w:r>
      </w:del>
    </w:p>
    <w:p w14:paraId="30669A18" w14:textId="7A3DE083" w:rsidR="005E7709" w:rsidRPr="005F34D6" w:rsidDel="00CE6615" w:rsidRDefault="005E7709" w:rsidP="005E7709">
      <w:pPr>
        <w:pStyle w:val="ListParagraph"/>
        <w:rPr>
          <w:del w:id="871" w:author="Stefan Jang" w:date="2018-03-13T18:19:00Z"/>
          <w:sz w:val="24"/>
          <w:szCs w:val="24"/>
          <w:rPrChange w:id="872" w:author="Stefan Jang" w:date="2018-03-13T17:24:00Z">
            <w:rPr>
              <w:del w:id="873" w:author="Stefan Jang" w:date="2018-03-13T18:19:00Z"/>
            </w:rPr>
          </w:rPrChange>
        </w:rPr>
      </w:pPr>
      <w:del w:id="874" w:author="Stefan Jang" w:date="2018-03-13T18:19:00Z">
        <w:r w:rsidRPr="005F34D6" w:rsidDel="00CE6615">
          <w:rPr>
            <w:sz w:val="24"/>
            <w:szCs w:val="24"/>
            <w:rPrChange w:id="875" w:author="Stefan Jang" w:date="2018-03-13T17:24:00Z">
              <w:rPr/>
            </w:rPrChange>
          </w:rPr>
          <w:delText>SYSLOG     Empty                     Empty                     Empty                     Empty   Empty   NA</w:delText>
        </w:r>
      </w:del>
    </w:p>
    <w:p w14:paraId="6B324F33" w14:textId="20076BFB" w:rsidR="005E7709" w:rsidRPr="005F34D6" w:rsidDel="00CE6615" w:rsidRDefault="005E7709" w:rsidP="005E7709">
      <w:pPr>
        <w:pStyle w:val="ListParagraph"/>
        <w:rPr>
          <w:del w:id="876" w:author="Stefan Jang" w:date="2018-03-13T18:19:00Z"/>
          <w:sz w:val="24"/>
          <w:szCs w:val="24"/>
          <w:highlight w:val="yellow"/>
          <w:rPrChange w:id="877" w:author="Stefan Jang" w:date="2018-03-13T17:24:00Z">
            <w:rPr>
              <w:del w:id="878" w:author="Stefan Jang" w:date="2018-03-13T18:19:00Z"/>
              <w:highlight w:val="yellow"/>
            </w:rPr>
          </w:rPrChange>
        </w:rPr>
      </w:pPr>
      <w:del w:id="879" w:author="Stefan Jang" w:date="2018-03-13T18:19:00Z">
        <w:r w:rsidRPr="005F34D6" w:rsidDel="00CE6615">
          <w:rPr>
            <w:sz w:val="24"/>
            <w:szCs w:val="24"/>
            <w:highlight w:val="yellow"/>
            <w:rPrChange w:id="880" w:author="Stefan Jang" w:date="2018-03-13T17:24:00Z">
              <w:rPr>
                <w:highlight w:val="yellow"/>
              </w:rPr>
            </w:rPrChange>
          </w:rPr>
          <w:delText>HTTPS      NA                        Exist                     Exist                     Exist   Exist   NA</w:delText>
        </w:r>
      </w:del>
    </w:p>
    <w:p w14:paraId="0415587C" w14:textId="68E5BAA7" w:rsidR="005E7709" w:rsidRPr="005F34D6" w:rsidDel="00CE6615" w:rsidRDefault="005E7709" w:rsidP="005E7709">
      <w:pPr>
        <w:pStyle w:val="ListParagraph"/>
        <w:rPr>
          <w:del w:id="881" w:author="Stefan Jang" w:date="2018-03-13T18:19:00Z"/>
          <w:sz w:val="24"/>
          <w:szCs w:val="24"/>
          <w:highlight w:val="yellow"/>
          <w:rPrChange w:id="882" w:author="Stefan Jang" w:date="2018-03-13T17:24:00Z">
            <w:rPr>
              <w:del w:id="883" w:author="Stefan Jang" w:date="2018-03-13T18:19:00Z"/>
              <w:highlight w:val="yellow"/>
            </w:rPr>
          </w:rPrChange>
        </w:rPr>
      </w:pPr>
      <w:del w:id="884" w:author="Stefan Jang" w:date="2018-03-13T18:19:00Z">
        <w:r w:rsidRPr="005F34D6" w:rsidDel="00CE6615">
          <w:rPr>
            <w:sz w:val="24"/>
            <w:szCs w:val="24"/>
            <w:highlight w:val="yellow"/>
            <w:rPrChange w:id="885" w:author="Stefan Jang" w:date="2018-03-13T17:24:00Z">
              <w:rPr>
                <w:highlight w:val="yellow"/>
              </w:rPr>
            </w:rPrChange>
          </w:rPr>
          <w:delText>Others     cacert.pem                NA                        NA                        NA      NA      NA</w:delText>
        </w:r>
      </w:del>
    </w:p>
    <w:p w14:paraId="41F03163" w14:textId="235D634B" w:rsidR="005E7709" w:rsidRPr="005F34D6" w:rsidDel="00CE6615" w:rsidRDefault="005E7709" w:rsidP="005E7709">
      <w:pPr>
        <w:pStyle w:val="ListParagraph"/>
        <w:rPr>
          <w:del w:id="886" w:author="Stefan Jang" w:date="2018-03-13T18:19:00Z"/>
          <w:sz w:val="24"/>
          <w:szCs w:val="24"/>
          <w:rPrChange w:id="887" w:author="Stefan Jang" w:date="2018-03-13T17:24:00Z">
            <w:rPr>
              <w:del w:id="888" w:author="Stefan Jang" w:date="2018-03-13T18:19:00Z"/>
            </w:rPr>
          </w:rPrChange>
        </w:rPr>
      </w:pPr>
      <w:del w:id="889" w:author="Stefan Jang" w:date="2018-03-13T18:19:00Z">
        <w:r w:rsidRPr="005F34D6" w:rsidDel="00CE6615">
          <w:rPr>
            <w:sz w:val="24"/>
            <w:szCs w:val="24"/>
            <w:highlight w:val="yellow"/>
            <w:rPrChange w:id="890" w:author="Stefan Jang" w:date="2018-03-13T17:24:00Z">
              <w:rPr>
                <w:highlight w:val="yellow"/>
              </w:rPr>
            </w:rPrChange>
          </w:rPr>
          <w:delText>Others     servercert.pem            NA                        NA                        NA      NA      NA</w:delText>
        </w:r>
      </w:del>
    </w:p>
    <w:p w14:paraId="36A3807A" w14:textId="50B6F655" w:rsidR="006F308D" w:rsidRPr="005F34D6" w:rsidDel="00CE6615" w:rsidRDefault="006F308D" w:rsidP="006F308D">
      <w:pPr>
        <w:pStyle w:val="ListParagraph"/>
        <w:rPr>
          <w:del w:id="891" w:author="Stefan Jang" w:date="2018-03-13T18:19:00Z"/>
          <w:sz w:val="24"/>
          <w:szCs w:val="24"/>
          <w:rPrChange w:id="892" w:author="Stefan Jang" w:date="2018-03-13T17:24:00Z">
            <w:rPr>
              <w:del w:id="893" w:author="Stefan Jang" w:date="2018-03-13T18:19:00Z"/>
            </w:rPr>
          </w:rPrChange>
        </w:rPr>
      </w:pPr>
    </w:p>
    <w:p w14:paraId="3984962C" w14:textId="353C39AE" w:rsidR="006F308D" w:rsidRPr="005F34D6" w:rsidDel="00241A9B" w:rsidRDefault="006F308D" w:rsidP="006F308D">
      <w:pPr>
        <w:pStyle w:val="ListParagraph"/>
        <w:rPr>
          <w:del w:id="894" w:author="Stefan Jang" w:date="2018-03-13T18:12:00Z"/>
          <w:sz w:val="24"/>
          <w:szCs w:val="24"/>
          <w:rPrChange w:id="895" w:author="Stefan Jang" w:date="2018-03-13T17:24:00Z">
            <w:rPr>
              <w:del w:id="896" w:author="Stefan Jang" w:date="2018-03-13T18:12:00Z"/>
            </w:rPr>
          </w:rPrChange>
        </w:rPr>
      </w:pPr>
      <w:del w:id="897" w:author="Stefan Jang" w:date="2018-03-13T18:12:00Z">
        <w:r w:rsidRPr="005F34D6" w:rsidDel="00241A9B">
          <w:rPr>
            <w:sz w:val="24"/>
            <w:szCs w:val="24"/>
            <w:rPrChange w:id="898" w:author="Stefan Jang" w:date="2018-03-13T17:24:00Z">
              <w:rPr/>
            </w:rPrChange>
          </w:rPr>
          <w:delText xml:space="preserve">TYR105:FID128:root&gt; </w:delText>
        </w:r>
        <w:r w:rsidRPr="005F34D6" w:rsidDel="00241A9B">
          <w:rPr>
            <w:b/>
            <w:sz w:val="24"/>
            <w:szCs w:val="24"/>
            <w:rPrChange w:id="899" w:author="Stefan Jang" w:date="2018-03-13T17:24:00Z">
              <w:rPr>
                <w:b/>
              </w:rPr>
            </w:rPrChange>
          </w:rPr>
          <w:delText xml:space="preserve">seccertutil showcsr                                                              </w:delText>
        </w:r>
      </w:del>
    </w:p>
    <w:p w14:paraId="2E81E543" w14:textId="7D125334" w:rsidR="006F308D" w:rsidRPr="005F34D6" w:rsidDel="00241A9B" w:rsidRDefault="006F308D" w:rsidP="006F308D">
      <w:pPr>
        <w:pStyle w:val="ListParagraph"/>
        <w:rPr>
          <w:del w:id="900" w:author="Stefan Jang" w:date="2018-03-13T18:12:00Z"/>
          <w:sz w:val="24"/>
          <w:szCs w:val="24"/>
          <w:rPrChange w:id="901" w:author="Stefan Jang" w:date="2018-03-13T17:24:00Z">
            <w:rPr>
              <w:del w:id="902" w:author="Stefan Jang" w:date="2018-03-13T18:12:00Z"/>
            </w:rPr>
          </w:rPrChange>
        </w:rPr>
      </w:pPr>
      <w:del w:id="903" w:author="Stefan Jang" w:date="2018-03-13T18:12:00Z">
        <w:r w:rsidRPr="005F34D6" w:rsidDel="00241A9B">
          <w:rPr>
            <w:sz w:val="24"/>
            <w:szCs w:val="24"/>
            <w:rPrChange w:id="904" w:author="Stefan Jang" w:date="2018-03-13T17:24:00Z">
              <w:rPr/>
            </w:rPrChange>
          </w:rPr>
          <w:delText xml:space="preserve">secCertUtil CLI will be deprecated. Use secCertMgmt for Certificate related operations.              </w:delText>
        </w:r>
      </w:del>
    </w:p>
    <w:p w14:paraId="4844F58F" w14:textId="2E4DC132" w:rsidR="006F308D" w:rsidRPr="005F34D6" w:rsidDel="00241A9B" w:rsidRDefault="006F308D" w:rsidP="006F308D">
      <w:pPr>
        <w:pStyle w:val="ListParagraph"/>
        <w:rPr>
          <w:del w:id="905" w:author="Stefan Jang" w:date="2018-03-13T18:12:00Z"/>
          <w:sz w:val="24"/>
          <w:szCs w:val="24"/>
          <w:rPrChange w:id="906" w:author="Stefan Jang" w:date="2018-03-13T17:24:00Z">
            <w:rPr>
              <w:del w:id="907" w:author="Stefan Jang" w:date="2018-03-13T18:12:00Z"/>
            </w:rPr>
          </w:rPrChange>
        </w:rPr>
      </w:pPr>
      <w:del w:id="908" w:author="Stefan Jang" w:date="2018-03-13T18:12:00Z">
        <w:r w:rsidRPr="005F34D6" w:rsidDel="00241A9B">
          <w:rPr>
            <w:sz w:val="24"/>
            <w:szCs w:val="24"/>
            <w:rPrChange w:id="909" w:author="Stefan Jang" w:date="2018-03-13T17:24:00Z">
              <w:rPr/>
            </w:rPrChange>
          </w:rPr>
          <w:delText xml:space="preserve">verify OK                                                                                            </w:delText>
        </w:r>
      </w:del>
    </w:p>
    <w:p w14:paraId="188D4DF6" w14:textId="35DFB1FF" w:rsidR="006F308D" w:rsidRPr="005F34D6" w:rsidDel="00241A9B" w:rsidRDefault="006F308D" w:rsidP="006F308D">
      <w:pPr>
        <w:pStyle w:val="ListParagraph"/>
        <w:rPr>
          <w:del w:id="910" w:author="Stefan Jang" w:date="2018-03-13T18:12:00Z"/>
          <w:sz w:val="24"/>
          <w:szCs w:val="24"/>
          <w:rPrChange w:id="911" w:author="Stefan Jang" w:date="2018-03-13T17:24:00Z">
            <w:rPr>
              <w:del w:id="912" w:author="Stefan Jang" w:date="2018-03-13T18:12:00Z"/>
            </w:rPr>
          </w:rPrChange>
        </w:rPr>
      </w:pPr>
      <w:del w:id="913" w:author="Stefan Jang" w:date="2018-03-13T18:12:00Z">
        <w:r w:rsidRPr="005F34D6" w:rsidDel="00241A9B">
          <w:rPr>
            <w:sz w:val="24"/>
            <w:szCs w:val="24"/>
            <w:rPrChange w:id="914" w:author="Stefan Jang" w:date="2018-03-13T17:24:00Z">
              <w:rPr/>
            </w:rPrChange>
          </w:rPr>
          <w:delText xml:space="preserve">Certificate Request:                                                                                 </w:delText>
        </w:r>
      </w:del>
    </w:p>
    <w:p w14:paraId="7FF49621" w14:textId="18B44731" w:rsidR="006F308D" w:rsidRPr="005F34D6" w:rsidDel="00241A9B" w:rsidRDefault="006F308D" w:rsidP="006F308D">
      <w:pPr>
        <w:pStyle w:val="ListParagraph"/>
        <w:rPr>
          <w:del w:id="915" w:author="Stefan Jang" w:date="2018-03-13T18:12:00Z"/>
          <w:sz w:val="24"/>
          <w:szCs w:val="24"/>
          <w:rPrChange w:id="916" w:author="Stefan Jang" w:date="2018-03-13T17:24:00Z">
            <w:rPr>
              <w:del w:id="917" w:author="Stefan Jang" w:date="2018-03-13T18:12:00Z"/>
            </w:rPr>
          </w:rPrChange>
        </w:rPr>
      </w:pPr>
      <w:del w:id="918" w:author="Stefan Jang" w:date="2018-03-13T18:12:00Z">
        <w:r w:rsidRPr="005F34D6" w:rsidDel="00241A9B">
          <w:rPr>
            <w:sz w:val="24"/>
            <w:szCs w:val="24"/>
            <w:rPrChange w:id="919" w:author="Stefan Jang" w:date="2018-03-13T17:24:00Z">
              <w:rPr/>
            </w:rPrChange>
          </w:rPr>
          <w:delText xml:space="preserve">    Data:                                                                                            </w:delText>
        </w:r>
      </w:del>
    </w:p>
    <w:p w14:paraId="65305FEE" w14:textId="63C13EE6" w:rsidR="006F308D" w:rsidRPr="005F34D6" w:rsidDel="00241A9B" w:rsidRDefault="006F308D" w:rsidP="006F308D">
      <w:pPr>
        <w:pStyle w:val="ListParagraph"/>
        <w:rPr>
          <w:del w:id="920" w:author="Stefan Jang" w:date="2018-03-13T18:12:00Z"/>
          <w:sz w:val="24"/>
          <w:szCs w:val="24"/>
          <w:rPrChange w:id="921" w:author="Stefan Jang" w:date="2018-03-13T17:24:00Z">
            <w:rPr>
              <w:del w:id="922" w:author="Stefan Jang" w:date="2018-03-13T18:12:00Z"/>
            </w:rPr>
          </w:rPrChange>
        </w:rPr>
      </w:pPr>
      <w:del w:id="923" w:author="Stefan Jang" w:date="2018-03-13T18:12:00Z">
        <w:r w:rsidRPr="005F34D6" w:rsidDel="00241A9B">
          <w:rPr>
            <w:sz w:val="24"/>
            <w:szCs w:val="24"/>
            <w:rPrChange w:id="924" w:author="Stefan Jang" w:date="2018-03-13T17:24:00Z">
              <w:rPr/>
            </w:rPrChange>
          </w:rPr>
          <w:delText xml:space="preserve">        Version: 0 (0x0)                                                                             </w:delText>
        </w:r>
      </w:del>
    </w:p>
    <w:p w14:paraId="0BDD15B1" w14:textId="238A9356" w:rsidR="006F308D" w:rsidRPr="005F34D6" w:rsidDel="00241A9B" w:rsidRDefault="006F308D" w:rsidP="006F308D">
      <w:pPr>
        <w:pStyle w:val="ListParagraph"/>
        <w:rPr>
          <w:del w:id="925" w:author="Stefan Jang" w:date="2018-03-13T18:12:00Z"/>
          <w:sz w:val="24"/>
          <w:szCs w:val="24"/>
          <w:rPrChange w:id="926" w:author="Stefan Jang" w:date="2018-03-13T17:24:00Z">
            <w:rPr>
              <w:del w:id="927" w:author="Stefan Jang" w:date="2018-03-13T18:12:00Z"/>
            </w:rPr>
          </w:rPrChange>
        </w:rPr>
      </w:pPr>
      <w:del w:id="928" w:author="Stefan Jang" w:date="2018-03-13T18:12:00Z">
        <w:r w:rsidRPr="005F34D6" w:rsidDel="00241A9B">
          <w:rPr>
            <w:sz w:val="24"/>
            <w:szCs w:val="24"/>
            <w:rPrChange w:id="929" w:author="Stefan Jang" w:date="2018-03-13T17:24:00Z">
              <w:rPr/>
            </w:rPrChange>
          </w:rPr>
          <w:delText xml:space="preserve">        Subject: C=US, ST=California, L=San Jose, O=Broadcom, OU=BSN, CN=10.17.55.105                </w:delText>
        </w:r>
      </w:del>
    </w:p>
    <w:p w14:paraId="3B95CDD1" w14:textId="246AFDBD" w:rsidR="006F308D" w:rsidRPr="005F34D6" w:rsidDel="00241A9B" w:rsidRDefault="006F308D" w:rsidP="006F308D">
      <w:pPr>
        <w:pStyle w:val="ListParagraph"/>
        <w:rPr>
          <w:del w:id="930" w:author="Stefan Jang" w:date="2018-03-13T18:12:00Z"/>
          <w:sz w:val="24"/>
          <w:szCs w:val="24"/>
          <w:rPrChange w:id="931" w:author="Stefan Jang" w:date="2018-03-13T17:24:00Z">
            <w:rPr>
              <w:del w:id="932" w:author="Stefan Jang" w:date="2018-03-13T18:12:00Z"/>
            </w:rPr>
          </w:rPrChange>
        </w:rPr>
      </w:pPr>
      <w:del w:id="933" w:author="Stefan Jang" w:date="2018-03-13T18:12:00Z">
        <w:r w:rsidRPr="005F34D6" w:rsidDel="00241A9B">
          <w:rPr>
            <w:sz w:val="24"/>
            <w:szCs w:val="24"/>
            <w:rPrChange w:id="934" w:author="Stefan Jang" w:date="2018-03-13T17:24:00Z">
              <w:rPr/>
            </w:rPrChange>
          </w:rPr>
          <w:delText xml:space="preserve">        Subject Public Key Info:                                                                     </w:delText>
        </w:r>
      </w:del>
    </w:p>
    <w:p w14:paraId="7D058C56" w14:textId="6CBA28EE" w:rsidR="006F308D" w:rsidRPr="005F34D6" w:rsidDel="00241A9B" w:rsidRDefault="006F308D" w:rsidP="006F308D">
      <w:pPr>
        <w:pStyle w:val="ListParagraph"/>
        <w:rPr>
          <w:del w:id="935" w:author="Stefan Jang" w:date="2018-03-13T18:12:00Z"/>
          <w:sz w:val="24"/>
          <w:szCs w:val="24"/>
          <w:rPrChange w:id="936" w:author="Stefan Jang" w:date="2018-03-13T17:24:00Z">
            <w:rPr>
              <w:del w:id="937" w:author="Stefan Jang" w:date="2018-03-13T18:12:00Z"/>
            </w:rPr>
          </w:rPrChange>
        </w:rPr>
      </w:pPr>
      <w:del w:id="938" w:author="Stefan Jang" w:date="2018-03-13T18:12:00Z">
        <w:r w:rsidRPr="005F34D6" w:rsidDel="00241A9B">
          <w:rPr>
            <w:sz w:val="24"/>
            <w:szCs w:val="24"/>
            <w:rPrChange w:id="939" w:author="Stefan Jang" w:date="2018-03-13T17:24:00Z">
              <w:rPr/>
            </w:rPrChange>
          </w:rPr>
          <w:delText xml:space="preserve">            Public Key Algorithm: rsaEncryption                                                      </w:delText>
        </w:r>
      </w:del>
    </w:p>
    <w:p w14:paraId="58E5AF09" w14:textId="5F01C1ED" w:rsidR="006F308D" w:rsidRPr="005F34D6" w:rsidDel="00241A9B" w:rsidRDefault="006F308D" w:rsidP="006F308D">
      <w:pPr>
        <w:pStyle w:val="ListParagraph"/>
        <w:rPr>
          <w:del w:id="940" w:author="Stefan Jang" w:date="2018-03-13T18:12:00Z"/>
          <w:sz w:val="24"/>
          <w:szCs w:val="24"/>
          <w:rPrChange w:id="941" w:author="Stefan Jang" w:date="2018-03-13T17:24:00Z">
            <w:rPr>
              <w:del w:id="942" w:author="Stefan Jang" w:date="2018-03-13T18:12:00Z"/>
            </w:rPr>
          </w:rPrChange>
        </w:rPr>
      </w:pPr>
      <w:del w:id="943" w:author="Stefan Jang" w:date="2018-03-13T18:12:00Z">
        <w:r w:rsidRPr="005F34D6" w:rsidDel="00241A9B">
          <w:rPr>
            <w:sz w:val="24"/>
            <w:szCs w:val="24"/>
            <w:rPrChange w:id="944" w:author="Stefan Jang" w:date="2018-03-13T17:24:00Z">
              <w:rPr/>
            </w:rPrChange>
          </w:rPr>
          <w:delText xml:space="preserve">                Public-Key: (2048 bit)                                                               </w:delText>
        </w:r>
      </w:del>
    </w:p>
    <w:p w14:paraId="7E78C668" w14:textId="10C968AF" w:rsidR="006F308D" w:rsidRPr="005F34D6" w:rsidDel="00241A9B" w:rsidRDefault="006F308D" w:rsidP="006F308D">
      <w:pPr>
        <w:pStyle w:val="ListParagraph"/>
        <w:rPr>
          <w:del w:id="945" w:author="Stefan Jang" w:date="2018-03-13T18:12:00Z"/>
          <w:sz w:val="24"/>
          <w:szCs w:val="24"/>
          <w:rPrChange w:id="946" w:author="Stefan Jang" w:date="2018-03-13T17:24:00Z">
            <w:rPr>
              <w:del w:id="947" w:author="Stefan Jang" w:date="2018-03-13T18:12:00Z"/>
            </w:rPr>
          </w:rPrChange>
        </w:rPr>
      </w:pPr>
      <w:del w:id="948" w:author="Stefan Jang" w:date="2018-03-13T18:12:00Z">
        <w:r w:rsidRPr="005F34D6" w:rsidDel="00241A9B">
          <w:rPr>
            <w:sz w:val="24"/>
            <w:szCs w:val="24"/>
            <w:rPrChange w:id="949" w:author="Stefan Jang" w:date="2018-03-13T17:24:00Z">
              <w:rPr/>
            </w:rPrChange>
          </w:rPr>
          <w:delText xml:space="preserve">                Modulus:                                                                             </w:delText>
        </w:r>
      </w:del>
    </w:p>
    <w:p w14:paraId="7A607153" w14:textId="76BEA7CD" w:rsidR="006F308D" w:rsidRPr="005F34D6" w:rsidDel="00241A9B" w:rsidRDefault="006F308D" w:rsidP="006F308D">
      <w:pPr>
        <w:pStyle w:val="ListParagraph"/>
        <w:rPr>
          <w:del w:id="950" w:author="Stefan Jang" w:date="2018-03-13T18:12:00Z"/>
          <w:sz w:val="24"/>
          <w:szCs w:val="24"/>
          <w:rPrChange w:id="951" w:author="Stefan Jang" w:date="2018-03-13T17:24:00Z">
            <w:rPr>
              <w:del w:id="952" w:author="Stefan Jang" w:date="2018-03-13T18:12:00Z"/>
            </w:rPr>
          </w:rPrChange>
        </w:rPr>
      </w:pPr>
      <w:del w:id="953" w:author="Stefan Jang" w:date="2018-03-13T18:12:00Z">
        <w:r w:rsidRPr="005F34D6" w:rsidDel="00241A9B">
          <w:rPr>
            <w:sz w:val="24"/>
            <w:szCs w:val="24"/>
            <w:rPrChange w:id="954" w:author="Stefan Jang" w:date="2018-03-13T17:24:00Z">
              <w:rPr/>
            </w:rPrChange>
          </w:rPr>
          <w:delText xml:space="preserve">                    00:d3:b8:2a:93:54:51:62:de:30:46:3c:51:55:ba:                                    </w:delText>
        </w:r>
      </w:del>
    </w:p>
    <w:p w14:paraId="60E86C92" w14:textId="0EB645C4" w:rsidR="006F308D" w:rsidRPr="005F34D6" w:rsidDel="00241A9B" w:rsidRDefault="006F308D" w:rsidP="006F308D">
      <w:pPr>
        <w:pStyle w:val="ListParagraph"/>
        <w:rPr>
          <w:del w:id="955" w:author="Stefan Jang" w:date="2018-03-13T18:12:00Z"/>
          <w:sz w:val="24"/>
          <w:szCs w:val="24"/>
          <w:rPrChange w:id="956" w:author="Stefan Jang" w:date="2018-03-13T17:24:00Z">
            <w:rPr>
              <w:del w:id="957" w:author="Stefan Jang" w:date="2018-03-13T18:12:00Z"/>
            </w:rPr>
          </w:rPrChange>
        </w:rPr>
      </w:pPr>
      <w:del w:id="958" w:author="Stefan Jang" w:date="2018-03-13T18:12:00Z">
        <w:r w:rsidRPr="005F34D6" w:rsidDel="00241A9B">
          <w:rPr>
            <w:sz w:val="24"/>
            <w:szCs w:val="24"/>
            <w:rPrChange w:id="959" w:author="Stefan Jang" w:date="2018-03-13T17:24:00Z">
              <w:rPr/>
            </w:rPrChange>
          </w:rPr>
          <w:delText xml:space="preserve">                    58:9d:a6:dc:fb:44:f8:f8:8c:98:a0:0f:80:2b:d6:                                    </w:delText>
        </w:r>
      </w:del>
    </w:p>
    <w:p w14:paraId="4F99FAC6" w14:textId="51F4B2B3" w:rsidR="006F308D" w:rsidRPr="005F34D6" w:rsidDel="00241A9B" w:rsidRDefault="006F308D" w:rsidP="006F308D">
      <w:pPr>
        <w:pStyle w:val="ListParagraph"/>
        <w:rPr>
          <w:del w:id="960" w:author="Stefan Jang" w:date="2018-03-13T18:12:00Z"/>
          <w:sz w:val="24"/>
          <w:szCs w:val="24"/>
          <w:rPrChange w:id="961" w:author="Stefan Jang" w:date="2018-03-13T17:24:00Z">
            <w:rPr>
              <w:del w:id="962" w:author="Stefan Jang" w:date="2018-03-13T18:12:00Z"/>
            </w:rPr>
          </w:rPrChange>
        </w:rPr>
      </w:pPr>
      <w:del w:id="963" w:author="Stefan Jang" w:date="2018-03-13T18:12:00Z">
        <w:r w:rsidRPr="005F34D6" w:rsidDel="00241A9B">
          <w:rPr>
            <w:sz w:val="24"/>
            <w:szCs w:val="24"/>
            <w:rPrChange w:id="964" w:author="Stefan Jang" w:date="2018-03-13T17:24:00Z">
              <w:rPr/>
            </w:rPrChange>
          </w:rPr>
          <w:delText xml:space="preserve">                    4f:73:f4:c5:bc:fc:9b:86:c6:1a:99:a6:9c:f4:bf:                                    </w:delText>
        </w:r>
      </w:del>
    </w:p>
    <w:p w14:paraId="613660AF" w14:textId="6FAEF929" w:rsidR="006F308D" w:rsidRPr="005F34D6" w:rsidDel="00241A9B" w:rsidRDefault="006F308D" w:rsidP="006F308D">
      <w:pPr>
        <w:pStyle w:val="ListParagraph"/>
        <w:rPr>
          <w:del w:id="965" w:author="Stefan Jang" w:date="2018-03-13T18:12:00Z"/>
          <w:sz w:val="24"/>
          <w:szCs w:val="24"/>
          <w:rPrChange w:id="966" w:author="Stefan Jang" w:date="2018-03-13T17:24:00Z">
            <w:rPr>
              <w:del w:id="967" w:author="Stefan Jang" w:date="2018-03-13T18:12:00Z"/>
            </w:rPr>
          </w:rPrChange>
        </w:rPr>
      </w:pPr>
      <w:del w:id="968" w:author="Stefan Jang" w:date="2018-03-13T18:12:00Z">
        <w:r w:rsidRPr="005F34D6" w:rsidDel="00241A9B">
          <w:rPr>
            <w:sz w:val="24"/>
            <w:szCs w:val="24"/>
            <w:rPrChange w:id="969" w:author="Stefan Jang" w:date="2018-03-13T17:24:00Z">
              <w:rPr/>
            </w:rPrChange>
          </w:rPr>
          <w:delText xml:space="preserve">                    ce:0d:11:d8:7d:3a:5d:81:54:a3:2f:f1:b3:e2:34:                                    </w:delText>
        </w:r>
      </w:del>
    </w:p>
    <w:p w14:paraId="7E2802D8" w14:textId="6E1E1E60" w:rsidR="006F308D" w:rsidRPr="005F34D6" w:rsidDel="00241A9B" w:rsidRDefault="006F308D" w:rsidP="006F308D">
      <w:pPr>
        <w:pStyle w:val="ListParagraph"/>
        <w:rPr>
          <w:del w:id="970" w:author="Stefan Jang" w:date="2018-03-13T18:12:00Z"/>
          <w:sz w:val="24"/>
          <w:szCs w:val="24"/>
          <w:rPrChange w:id="971" w:author="Stefan Jang" w:date="2018-03-13T17:24:00Z">
            <w:rPr>
              <w:del w:id="972" w:author="Stefan Jang" w:date="2018-03-13T18:12:00Z"/>
            </w:rPr>
          </w:rPrChange>
        </w:rPr>
      </w:pPr>
      <w:del w:id="973" w:author="Stefan Jang" w:date="2018-03-13T18:12:00Z">
        <w:r w:rsidRPr="005F34D6" w:rsidDel="00241A9B">
          <w:rPr>
            <w:sz w:val="24"/>
            <w:szCs w:val="24"/>
            <w:rPrChange w:id="974" w:author="Stefan Jang" w:date="2018-03-13T17:24:00Z">
              <w:rPr/>
            </w:rPrChange>
          </w:rPr>
          <w:delText xml:space="preserve">                    c6:a4:66:1c:8b:5d:fe:ea:ea:e5:be:b2:00:0e:94:                                    </w:delText>
        </w:r>
      </w:del>
    </w:p>
    <w:p w14:paraId="60022089" w14:textId="06F6FE2C" w:rsidR="006F308D" w:rsidRPr="005F34D6" w:rsidDel="00241A9B" w:rsidRDefault="006F308D" w:rsidP="006F308D">
      <w:pPr>
        <w:pStyle w:val="ListParagraph"/>
        <w:rPr>
          <w:del w:id="975" w:author="Stefan Jang" w:date="2018-03-13T18:12:00Z"/>
          <w:sz w:val="24"/>
          <w:szCs w:val="24"/>
          <w:rPrChange w:id="976" w:author="Stefan Jang" w:date="2018-03-13T17:24:00Z">
            <w:rPr>
              <w:del w:id="977" w:author="Stefan Jang" w:date="2018-03-13T18:12:00Z"/>
            </w:rPr>
          </w:rPrChange>
        </w:rPr>
      </w:pPr>
      <w:del w:id="978" w:author="Stefan Jang" w:date="2018-03-13T18:12:00Z">
        <w:r w:rsidRPr="005F34D6" w:rsidDel="00241A9B">
          <w:rPr>
            <w:sz w:val="24"/>
            <w:szCs w:val="24"/>
            <w:rPrChange w:id="979" w:author="Stefan Jang" w:date="2018-03-13T17:24:00Z">
              <w:rPr/>
            </w:rPrChange>
          </w:rPr>
          <w:delText xml:space="preserve">                    f1:c3:b6:8a:90:5b:52:98:d8:02:3b:9a:4f:94:7f:                                    </w:delText>
        </w:r>
      </w:del>
    </w:p>
    <w:p w14:paraId="4CA72294" w14:textId="243FD050" w:rsidR="006F308D" w:rsidRPr="005F34D6" w:rsidDel="00241A9B" w:rsidRDefault="006F308D" w:rsidP="006F308D">
      <w:pPr>
        <w:pStyle w:val="ListParagraph"/>
        <w:rPr>
          <w:del w:id="980" w:author="Stefan Jang" w:date="2018-03-13T18:12:00Z"/>
          <w:sz w:val="24"/>
          <w:szCs w:val="24"/>
          <w:rPrChange w:id="981" w:author="Stefan Jang" w:date="2018-03-13T17:24:00Z">
            <w:rPr>
              <w:del w:id="982" w:author="Stefan Jang" w:date="2018-03-13T18:12:00Z"/>
            </w:rPr>
          </w:rPrChange>
        </w:rPr>
      </w:pPr>
      <w:del w:id="983" w:author="Stefan Jang" w:date="2018-03-13T18:12:00Z">
        <w:r w:rsidRPr="005F34D6" w:rsidDel="00241A9B">
          <w:rPr>
            <w:sz w:val="24"/>
            <w:szCs w:val="24"/>
            <w:rPrChange w:id="984" w:author="Stefan Jang" w:date="2018-03-13T17:24:00Z">
              <w:rPr/>
            </w:rPrChange>
          </w:rPr>
          <w:delText xml:space="preserve">                    8f:f0:3c:cb:cf:4c:c3:c4:cf:6b:a2:77:83:3f:b1:                                    </w:delText>
        </w:r>
      </w:del>
    </w:p>
    <w:p w14:paraId="42E65671" w14:textId="63FA10BA" w:rsidR="006F308D" w:rsidRPr="005F34D6" w:rsidDel="00241A9B" w:rsidRDefault="006F308D" w:rsidP="006F308D">
      <w:pPr>
        <w:pStyle w:val="ListParagraph"/>
        <w:rPr>
          <w:del w:id="985" w:author="Stefan Jang" w:date="2018-03-13T18:12:00Z"/>
          <w:sz w:val="24"/>
          <w:szCs w:val="24"/>
          <w:rPrChange w:id="986" w:author="Stefan Jang" w:date="2018-03-13T17:24:00Z">
            <w:rPr>
              <w:del w:id="987" w:author="Stefan Jang" w:date="2018-03-13T18:12:00Z"/>
            </w:rPr>
          </w:rPrChange>
        </w:rPr>
      </w:pPr>
      <w:del w:id="988" w:author="Stefan Jang" w:date="2018-03-13T18:12:00Z">
        <w:r w:rsidRPr="005F34D6" w:rsidDel="00241A9B">
          <w:rPr>
            <w:sz w:val="24"/>
            <w:szCs w:val="24"/>
            <w:rPrChange w:id="989" w:author="Stefan Jang" w:date="2018-03-13T17:24:00Z">
              <w:rPr/>
            </w:rPrChange>
          </w:rPr>
          <w:delText xml:space="preserve">                    f6:2a:1e:3e:66:43:f1:00:f6:d0:40:bb:cb:fd:ae:                                    </w:delText>
        </w:r>
      </w:del>
    </w:p>
    <w:p w14:paraId="198EFC41" w14:textId="2D49BFAE" w:rsidR="006F308D" w:rsidRPr="005F34D6" w:rsidDel="00241A9B" w:rsidRDefault="006F308D" w:rsidP="006F308D">
      <w:pPr>
        <w:pStyle w:val="ListParagraph"/>
        <w:rPr>
          <w:del w:id="990" w:author="Stefan Jang" w:date="2018-03-13T18:12:00Z"/>
          <w:sz w:val="24"/>
          <w:szCs w:val="24"/>
          <w:rPrChange w:id="991" w:author="Stefan Jang" w:date="2018-03-13T17:24:00Z">
            <w:rPr>
              <w:del w:id="992" w:author="Stefan Jang" w:date="2018-03-13T18:12:00Z"/>
            </w:rPr>
          </w:rPrChange>
        </w:rPr>
      </w:pPr>
      <w:del w:id="993" w:author="Stefan Jang" w:date="2018-03-13T18:12:00Z">
        <w:r w:rsidRPr="005F34D6" w:rsidDel="00241A9B">
          <w:rPr>
            <w:sz w:val="24"/>
            <w:szCs w:val="24"/>
            <w:rPrChange w:id="994" w:author="Stefan Jang" w:date="2018-03-13T17:24:00Z">
              <w:rPr/>
            </w:rPrChange>
          </w:rPr>
          <w:delText xml:space="preserve">                    df:e4:06:c6:f0:48:0a:89:e3:77:12:e9:45:78:aa:                                    </w:delText>
        </w:r>
      </w:del>
    </w:p>
    <w:p w14:paraId="1D6FFCDE" w14:textId="3C4BADF2" w:rsidR="006F308D" w:rsidRPr="005F34D6" w:rsidDel="00241A9B" w:rsidRDefault="006F308D" w:rsidP="006F308D">
      <w:pPr>
        <w:pStyle w:val="ListParagraph"/>
        <w:rPr>
          <w:del w:id="995" w:author="Stefan Jang" w:date="2018-03-13T18:12:00Z"/>
          <w:sz w:val="24"/>
          <w:szCs w:val="24"/>
          <w:rPrChange w:id="996" w:author="Stefan Jang" w:date="2018-03-13T17:24:00Z">
            <w:rPr>
              <w:del w:id="997" w:author="Stefan Jang" w:date="2018-03-13T18:12:00Z"/>
            </w:rPr>
          </w:rPrChange>
        </w:rPr>
      </w:pPr>
      <w:del w:id="998" w:author="Stefan Jang" w:date="2018-03-13T18:12:00Z">
        <w:r w:rsidRPr="005F34D6" w:rsidDel="00241A9B">
          <w:rPr>
            <w:sz w:val="24"/>
            <w:szCs w:val="24"/>
            <w:rPrChange w:id="999" w:author="Stefan Jang" w:date="2018-03-13T17:24:00Z">
              <w:rPr/>
            </w:rPrChange>
          </w:rPr>
          <w:delText xml:space="preserve">                    b8:0b:88:63:aa:95:bc:17:b7:9e:28:aa:bd:da:69:                                    </w:delText>
        </w:r>
      </w:del>
    </w:p>
    <w:p w14:paraId="6C448D6A" w14:textId="38475152" w:rsidR="006F308D" w:rsidRPr="005F34D6" w:rsidDel="00241A9B" w:rsidRDefault="006F308D" w:rsidP="006F308D">
      <w:pPr>
        <w:pStyle w:val="ListParagraph"/>
        <w:rPr>
          <w:del w:id="1000" w:author="Stefan Jang" w:date="2018-03-13T18:12:00Z"/>
          <w:sz w:val="24"/>
          <w:szCs w:val="24"/>
          <w:rPrChange w:id="1001" w:author="Stefan Jang" w:date="2018-03-13T17:24:00Z">
            <w:rPr>
              <w:del w:id="1002" w:author="Stefan Jang" w:date="2018-03-13T18:12:00Z"/>
            </w:rPr>
          </w:rPrChange>
        </w:rPr>
      </w:pPr>
      <w:del w:id="1003" w:author="Stefan Jang" w:date="2018-03-13T18:12:00Z">
        <w:r w:rsidRPr="005F34D6" w:rsidDel="00241A9B">
          <w:rPr>
            <w:sz w:val="24"/>
            <w:szCs w:val="24"/>
            <w:rPrChange w:id="1004" w:author="Stefan Jang" w:date="2018-03-13T17:24:00Z">
              <w:rPr/>
            </w:rPrChange>
          </w:rPr>
          <w:delText xml:space="preserve">                    09:3b:e2:96:c7:da:74:e0:21:72:89:97:d6:82:39:                                    </w:delText>
        </w:r>
      </w:del>
    </w:p>
    <w:p w14:paraId="1CF20143" w14:textId="758353CD" w:rsidR="006F308D" w:rsidRPr="005F34D6" w:rsidDel="00241A9B" w:rsidRDefault="006F308D" w:rsidP="006F308D">
      <w:pPr>
        <w:pStyle w:val="ListParagraph"/>
        <w:rPr>
          <w:del w:id="1005" w:author="Stefan Jang" w:date="2018-03-13T18:12:00Z"/>
          <w:sz w:val="24"/>
          <w:szCs w:val="24"/>
          <w:rPrChange w:id="1006" w:author="Stefan Jang" w:date="2018-03-13T17:24:00Z">
            <w:rPr>
              <w:del w:id="1007" w:author="Stefan Jang" w:date="2018-03-13T18:12:00Z"/>
            </w:rPr>
          </w:rPrChange>
        </w:rPr>
      </w:pPr>
      <w:del w:id="1008" w:author="Stefan Jang" w:date="2018-03-13T18:12:00Z">
        <w:r w:rsidRPr="005F34D6" w:rsidDel="00241A9B">
          <w:rPr>
            <w:sz w:val="24"/>
            <w:szCs w:val="24"/>
            <w:rPrChange w:id="1009" w:author="Stefan Jang" w:date="2018-03-13T17:24:00Z">
              <w:rPr/>
            </w:rPrChange>
          </w:rPr>
          <w:delText xml:space="preserve">                    12:cb:e8:45:d8:58:7b:8a:6f:f1:a2:85:7e:48:dc:                                    </w:delText>
        </w:r>
      </w:del>
    </w:p>
    <w:p w14:paraId="0B273498" w14:textId="210F8B1A" w:rsidR="006F308D" w:rsidRPr="005F34D6" w:rsidDel="00241A9B" w:rsidRDefault="006F308D" w:rsidP="006F308D">
      <w:pPr>
        <w:pStyle w:val="ListParagraph"/>
        <w:rPr>
          <w:del w:id="1010" w:author="Stefan Jang" w:date="2018-03-13T18:12:00Z"/>
          <w:sz w:val="24"/>
          <w:szCs w:val="24"/>
          <w:rPrChange w:id="1011" w:author="Stefan Jang" w:date="2018-03-13T17:24:00Z">
            <w:rPr>
              <w:del w:id="1012" w:author="Stefan Jang" w:date="2018-03-13T18:12:00Z"/>
            </w:rPr>
          </w:rPrChange>
        </w:rPr>
      </w:pPr>
      <w:del w:id="1013" w:author="Stefan Jang" w:date="2018-03-13T18:12:00Z">
        <w:r w:rsidRPr="005F34D6" w:rsidDel="00241A9B">
          <w:rPr>
            <w:sz w:val="24"/>
            <w:szCs w:val="24"/>
            <w:rPrChange w:id="1014" w:author="Stefan Jang" w:date="2018-03-13T17:24:00Z">
              <w:rPr/>
            </w:rPrChange>
          </w:rPr>
          <w:delText xml:space="preserve">                    ce:00:c8:4a:e5:ab:d5:b7:0a:5f:86:aa:42:be:a3:                                    </w:delText>
        </w:r>
      </w:del>
    </w:p>
    <w:p w14:paraId="7A19691B" w14:textId="0AB7491E" w:rsidR="006F308D" w:rsidRPr="005F34D6" w:rsidDel="00241A9B" w:rsidRDefault="006F308D" w:rsidP="006F308D">
      <w:pPr>
        <w:pStyle w:val="ListParagraph"/>
        <w:rPr>
          <w:del w:id="1015" w:author="Stefan Jang" w:date="2018-03-13T18:12:00Z"/>
          <w:sz w:val="24"/>
          <w:szCs w:val="24"/>
          <w:rPrChange w:id="1016" w:author="Stefan Jang" w:date="2018-03-13T17:24:00Z">
            <w:rPr>
              <w:del w:id="1017" w:author="Stefan Jang" w:date="2018-03-13T18:12:00Z"/>
            </w:rPr>
          </w:rPrChange>
        </w:rPr>
      </w:pPr>
      <w:del w:id="1018" w:author="Stefan Jang" w:date="2018-03-13T18:12:00Z">
        <w:r w:rsidRPr="005F34D6" w:rsidDel="00241A9B">
          <w:rPr>
            <w:sz w:val="24"/>
            <w:szCs w:val="24"/>
            <w:rPrChange w:id="1019" w:author="Stefan Jang" w:date="2018-03-13T17:24:00Z">
              <w:rPr/>
            </w:rPrChange>
          </w:rPr>
          <w:delText xml:space="preserve">                    8e:d0:4a:17:50:b8:39:76:8e:d4:da:41:c5:79:ae:</w:delText>
        </w:r>
      </w:del>
    </w:p>
    <w:p w14:paraId="3BE2325C" w14:textId="2F15353D" w:rsidR="006F308D" w:rsidRPr="005F34D6" w:rsidDel="00241A9B" w:rsidRDefault="006F308D" w:rsidP="006F308D">
      <w:pPr>
        <w:pStyle w:val="ListParagraph"/>
        <w:rPr>
          <w:del w:id="1020" w:author="Stefan Jang" w:date="2018-03-13T18:12:00Z"/>
          <w:sz w:val="24"/>
          <w:szCs w:val="24"/>
          <w:rPrChange w:id="1021" w:author="Stefan Jang" w:date="2018-03-13T17:24:00Z">
            <w:rPr>
              <w:del w:id="1022" w:author="Stefan Jang" w:date="2018-03-13T18:12:00Z"/>
            </w:rPr>
          </w:rPrChange>
        </w:rPr>
      </w:pPr>
      <w:del w:id="1023" w:author="Stefan Jang" w:date="2018-03-13T18:12:00Z">
        <w:r w:rsidRPr="005F34D6" w:rsidDel="00241A9B">
          <w:rPr>
            <w:sz w:val="24"/>
            <w:szCs w:val="24"/>
            <w:rPrChange w:id="1024" w:author="Stefan Jang" w:date="2018-03-13T17:24:00Z">
              <w:rPr/>
            </w:rPrChange>
          </w:rPr>
          <w:delText xml:space="preserve">                    65:56:44:c2:88:fd:44:2b:cd:93:7c:f8:b4:0d:2f:</w:delText>
        </w:r>
      </w:del>
    </w:p>
    <w:p w14:paraId="6FB2CF82" w14:textId="5EE2078D" w:rsidR="006F308D" w:rsidRPr="005F34D6" w:rsidDel="00241A9B" w:rsidRDefault="006F308D" w:rsidP="006F308D">
      <w:pPr>
        <w:pStyle w:val="ListParagraph"/>
        <w:rPr>
          <w:del w:id="1025" w:author="Stefan Jang" w:date="2018-03-13T18:12:00Z"/>
          <w:sz w:val="24"/>
          <w:szCs w:val="24"/>
          <w:rPrChange w:id="1026" w:author="Stefan Jang" w:date="2018-03-13T17:24:00Z">
            <w:rPr>
              <w:del w:id="1027" w:author="Stefan Jang" w:date="2018-03-13T18:12:00Z"/>
            </w:rPr>
          </w:rPrChange>
        </w:rPr>
      </w:pPr>
      <w:del w:id="1028" w:author="Stefan Jang" w:date="2018-03-13T18:12:00Z">
        <w:r w:rsidRPr="005F34D6" w:rsidDel="00241A9B">
          <w:rPr>
            <w:sz w:val="24"/>
            <w:szCs w:val="24"/>
            <w:rPrChange w:id="1029" w:author="Stefan Jang" w:date="2018-03-13T17:24:00Z">
              <w:rPr/>
            </w:rPrChange>
          </w:rPr>
          <w:delText xml:space="preserve">                    78:bf:75:12:f9:86:99:21:f4:8b:ca:22:83:be:70:</w:delText>
        </w:r>
      </w:del>
    </w:p>
    <w:p w14:paraId="39CF9122" w14:textId="3E4DE9D3" w:rsidR="006F308D" w:rsidRPr="005F34D6" w:rsidDel="00241A9B" w:rsidRDefault="006F308D" w:rsidP="006F308D">
      <w:pPr>
        <w:pStyle w:val="ListParagraph"/>
        <w:rPr>
          <w:del w:id="1030" w:author="Stefan Jang" w:date="2018-03-13T18:12:00Z"/>
          <w:sz w:val="24"/>
          <w:szCs w:val="24"/>
          <w:rPrChange w:id="1031" w:author="Stefan Jang" w:date="2018-03-13T17:24:00Z">
            <w:rPr>
              <w:del w:id="1032" w:author="Stefan Jang" w:date="2018-03-13T18:12:00Z"/>
            </w:rPr>
          </w:rPrChange>
        </w:rPr>
      </w:pPr>
      <w:del w:id="1033" w:author="Stefan Jang" w:date="2018-03-13T18:12:00Z">
        <w:r w:rsidRPr="005F34D6" w:rsidDel="00241A9B">
          <w:rPr>
            <w:sz w:val="24"/>
            <w:szCs w:val="24"/>
            <w:rPrChange w:id="1034" w:author="Stefan Jang" w:date="2018-03-13T17:24:00Z">
              <w:rPr/>
            </w:rPrChange>
          </w:rPr>
          <w:delText xml:space="preserve">                    78:b6:5a:61:98:7e:65:b8:dc:e6:6f:8b:23:1e:80:</w:delText>
        </w:r>
      </w:del>
    </w:p>
    <w:p w14:paraId="6AFF9632" w14:textId="5B9B98B2" w:rsidR="006F308D" w:rsidRPr="005F34D6" w:rsidDel="00241A9B" w:rsidRDefault="006F308D" w:rsidP="006F308D">
      <w:pPr>
        <w:pStyle w:val="ListParagraph"/>
        <w:rPr>
          <w:del w:id="1035" w:author="Stefan Jang" w:date="2018-03-13T18:12:00Z"/>
          <w:sz w:val="24"/>
          <w:szCs w:val="24"/>
          <w:rPrChange w:id="1036" w:author="Stefan Jang" w:date="2018-03-13T17:24:00Z">
            <w:rPr>
              <w:del w:id="1037" w:author="Stefan Jang" w:date="2018-03-13T18:12:00Z"/>
            </w:rPr>
          </w:rPrChange>
        </w:rPr>
      </w:pPr>
      <w:del w:id="1038" w:author="Stefan Jang" w:date="2018-03-13T18:12:00Z">
        <w:r w:rsidRPr="005F34D6" w:rsidDel="00241A9B">
          <w:rPr>
            <w:sz w:val="24"/>
            <w:szCs w:val="24"/>
            <w:rPrChange w:id="1039" w:author="Stefan Jang" w:date="2018-03-13T17:24:00Z">
              <w:rPr/>
            </w:rPrChange>
          </w:rPr>
          <w:delText xml:space="preserve">                    e0:a7</w:delText>
        </w:r>
      </w:del>
    </w:p>
    <w:p w14:paraId="6A31FBFD" w14:textId="0A0754F2" w:rsidR="006F308D" w:rsidRPr="005F34D6" w:rsidDel="00241A9B" w:rsidRDefault="006F308D" w:rsidP="006F308D">
      <w:pPr>
        <w:pStyle w:val="ListParagraph"/>
        <w:rPr>
          <w:del w:id="1040" w:author="Stefan Jang" w:date="2018-03-13T18:12:00Z"/>
          <w:sz w:val="24"/>
          <w:szCs w:val="24"/>
          <w:rPrChange w:id="1041" w:author="Stefan Jang" w:date="2018-03-13T17:24:00Z">
            <w:rPr>
              <w:del w:id="1042" w:author="Stefan Jang" w:date="2018-03-13T18:12:00Z"/>
            </w:rPr>
          </w:rPrChange>
        </w:rPr>
      </w:pPr>
      <w:del w:id="1043" w:author="Stefan Jang" w:date="2018-03-13T18:12:00Z">
        <w:r w:rsidRPr="005F34D6" w:rsidDel="00241A9B">
          <w:rPr>
            <w:sz w:val="24"/>
            <w:szCs w:val="24"/>
            <w:rPrChange w:id="1044" w:author="Stefan Jang" w:date="2018-03-13T17:24:00Z">
              <w:rPr/>
            </w:rPrChange>
          </w:rPr>
          <w:delText xml:space="preserve">                Exponent: 65537 (0x10001)</w:delText>
        </w:r>
      </w:del>
    </w:p>
    <w:p w14:paraId="1A9D149F" w14:textId="352C3ED0" w:rsidR="006F308D" w:rsidRPr="005F34D6" w:rsidDel="00241A9B" w:rsidRDefault="006F308D" w:rsidP="006F308D">
      <w:pPr>
        <w:pStyle w:val="ListParagraph"/>
        <w:rPr>
          <w:del w:id="1045" w:author="Stefan Jang" w:date="2018-03-13T18:12:00Z"/>
          <w:sz w:val="24"/>
          <w:szCs w:val="24"/>
          <w:rPrChange w:id="1046" w:author="Stefan Jang" w:date="2018-03-13T17:24:00Z">
            <w:rPr>
              <w:del w:id="1047" w:author="Stefan Jang" w:date="2018-03-13T18:12:00Z"/>
            </w:rPr>
          </w:rPrChange>
        </w:rPr>
      </w:pPr>
      <w:del w:id="1048" w:author="Stefan Jang" w:date="2018-03-13T18:12:00Z">
        <w:r w:rsidRPr="005F34D6" w:rsidDel="00241A9B">
          <w:rPr>
            <w:sz w:val="24"/>
            <w:szCs w:val="24"/>
            <w:rPrChange w:id="1049" w:author="Stefan Jang" w:date="2018-03-13T17:24:00Z">
              <w:rPr/>
            </w:rPrChange>
          </w:rPr>
          <w:delText xml:space="preserve">        Attributes:</w:delText>
        </w:r>
      </w:del>
    </w:p>
    <w:p w14:paraId="172CC6F8" w14:textId="2B6F61B7" w:rsidR="006F308D" w:rsidRPr="005F34D6" w:rsidDel="00241A9B" w:rsidRDefault="006F308D" w:rsidP="006F308D">
      <w:pPr>
        <w:pStyle w:val="ListParagraph"/>
        <w:rPr>
          <w:del w:id="1050" w:author="Stefan Jang" w:date="2018-03-13T18:12:00Z"/>
          <w:sz w:val="24"/>
          <w:szCs w:val="24"/>
          <w:rPrChange w:id="1051" w:author="Stefan Jang" w:date="2018-03-13T17:24:00Z">
            <w:rPr>
              <w:del w:id="1052" w:author="Stefan Jang" w:date="2018-03-13T18:12:00Z"/>
            </w:rPr>
          </w:rPrChange>
        </w:rPr>
      </w:pPr>
      <w:del w:id="1053" w:author="Stefan Jang" w:date="2018-03-13T18:12:00Z">
        <w:r w:rsidRPr="005F34D6" w:rsidDel="00241A9B">
          <w:rPr>
            <w:sz w:val="24"/>
            <w:szCs w:val="24"/>
            <w:rPrChange w:id="1054" w:author="Stefan Jang" w:date="2018-03-13T17:24:00Z">
              <w:rPr/>
            </w:rPrChange>
          </w:rPr>
          <w:delText xml:space="preserve">            serialNumber             :10:00:c4:f5:7c:00:9a:30</w:delText>
        </w:r>
      </w:del>
    </w:p>
    <w:p w14:paraId="2BD9DC35" w14:textId="26BBB7A3" w:rsidR="006F308D" w:rsidRPr="005F34D6" w:rsidDel="00241A9B" w:rsidRDefault="006F308D" w:rsidP="006F308D">
      <w:pPr>
        <w:pStyle w:val="ListParagraph"/>
        <w:rPr>
          <w:del w:id="1055" w:author="Stefan Jang" w:date="2018-03-13T18:12:00Z"/>
          <w:sz w:val="24"/>
          <w:szCs w:val="24"/>
          <w:rPrChange w:id="1056" w:author="Stefan Jang" w:date="2018-03-13T17:24:00Z">
            <w:rPr>
              <w:del w:id="1057" w:author="Stefan Jang" w:date="2018-03-13T18:12:00Z"/>
            </w:rPr>
          </w:rPrChange>
        </w:rPr>
      </w:pPr>
      <w:del w:id="1058" w:author="Stefan Jang" w:date="2018-03-13T18:12:00Z">
        <w:r w:rsidRPr="005F34D6" w:rsidDel="00241A9B">
          <w:rPr>
            <w:sz w:val="24"/>
            <w:szCs w:val="24"/>
            <w:rPrChange w:id="1059" w:author="Stefan Jang" w:date="2018-03-13T17:24:00Z">
              <w:rPr/>
            </w:rPrChange>
          </w:rPr>
          <w:delText xml:space="preserve">        Requested Extensions:</w:delText>
        </w:r>
      </w:del>
    </w:p>
    <w:p w14:paraId="5FE19500" w14:textId="048B13D6" w:rsidR="006F308D" w:rsidRPr="005F34D6" w:rsidDel="00241A9B" w:rsidRDefault="006F308D" w:rsidP="006F308D">
      <w:pPr>
        <w:pStyle w:val="ListParagraph"/>
        <w:rPr>
          <w:del w:id="1060" w:author="Stefan Jang" w:date="2018-03-13T18:12:00Z"/>
          <w:sz w:val="24"/>
          <w:szCs w:val="24"/>
          <w:rPrChange w:id="1061" w:author="Stefan Jang" w:date="2018-03-13T17:24:00Z">
            <w:rPr>
              <w:del w:id="1062" w:author="Stefan Jang" w:date="2018-03-13T18:12:00Z"/>
            </w:rPr>
          </w:rPrChange>
        </w:rPr>
      </w:pPr>
      <w:del w:id="1063" w:author="Stefan Jang" w:date="2018-03-13T18:12:00Z">
        <w:r w:rsidRPr="005F34D6" w:rsidDel="00241A9B">
          <w:rPr>
            <w:sz w:val="24"/>
            <w:szCs w:val="24"/>
            <w:rPrChange w:id="1064" w:author="Stefan Jang" w:date="2018-03-13T17:24:00Z">
              <w:rPr/>
            </w:rPrChange>
          </w:rPr>
          <w:delText xml:space="preserve">            X509v3 Subject Alternative Name:</w:delText>
        </w:r>
      </w:del>
    </w:p>
    <w:p w14:paraId="6C1E003B" w14:textId="0B53EC12" w:rsidR="006F308D" w:rsidRPr="005F34D6" w:rsidDel="00241A9B" w:rsidRDefault="006F308D" w:rsidP="006F308D">
      <w:pPr>
        <w:pStyle w:val="ListParagraph"/>
        <w:rPr>
          <w:del w:id="1065" w:author="Stefan Jang" w:date="2018-03-13T18:12:00Z"/>
          <w:sz w:val="24"/>
          <w:szCs w:val="24"/>
          <w:rPrChange w:id="1066" w:author="Stefan Jang" w:date="2018-03-13T17:24:00Z">
            <w:rPr>
              <w:del w:id="1067" w:author="Stefan Jang" w:date="2018-03-13T18:12:00Z"/>
            </w:rPr>
          </w:rPrChange>
        </w:rPr>
      </w:pPr>
      <w:del w:id="1068" w:author="Stefan Jang" w:date="2018-03-13T18:12:00Z">
        <w:r w:rsidRPr="005F34D6" w:rsidDel="00241A9B">
          <w:rPr>
            <w:sz w:val="24"/>
            <w:szCs w:val="24"/>
            <w:rPrChange w:id="1069" w:author="Stefan Jang" w:date="2018-03-13T17:24:00Z">
              <w:rPr/>
            </w:rPrChange>
          </w:rPr>
          <w:delText xml:space="preserve">                DNS:10.17.55.105, IP Address:10.17.55.105</w:delText>
        </w:r>
      </w:del>
    </w:p>
    <w:p w14:paraId="55FBD277" w14:textId="272EC206" w:rsidR="006F308D" w:rsidRPr="005F34D6" w:rsidDel="00241A9B" w:rsidRDefault="006F308D" w:rsidP="006F308D">
      <w:pPr>
        <w:pStyle w:val="ListParagraph"/>
        <w:rPr>
          <w:del w:id="1070" w:author="Stefan Jang" w:date="2018-03-13T18:12:00Z"/>
          <w:sz w:val="24"/>
          <w:szCs w:val="24"/>
          <w:rPrChange w:id="1071" w:author="Stefan Jang" w:date="2018-03-13T17:24:00Z">
            <w:rPr>
              <w:del w:id="1072" w:author="Stefan Jang" w:date="2018-03-13T18:12:00Z"/>
            </w:rPr>
          </w:rPrChange>
        </w:rPr>
      </w:pPr>
      <w:del w:id="1073" w:author="Stefan Jang" w:date="2018-03-13T18:12:00Z">
        <w:r w:rsidRPr="005F34D6" w:rsidDel="00241A9B">
          <w:rPr>
            <w:sz w:val="24"/>
            <w:szCs w:val="24"/>
            <w:rPrChange w:id="1074" w:author="Stefan Jang" w:date="2018-03-13T17:24:00Z">
              <w:rPr/>
            </w:rPrChange>
          </w:rPr>
          <w:delText xml:space="preserve">    Signature Algorithm: sha256WithRSAEncryption</w:delText>
        </w:r>
      </w:del>
    </w:p>
    <w:p w14:paraId="38C602F6" w14:textId="7D188A8B" w:rsidR="006F308D" w:rsidRPr="005F34D6" w:rsidDel="00241A9B" w:rsidRDefault="006F308D" w:rsidP="006F308D">
      <w:pPr>
        <w:pStyle w:val="ListParagraph"/>
        <w:rPr>
          <w:del w:id="1075" w:author="Stefan Jang" w:date="2018-03-13T18:12:00Z"/>
          <w:sz w:val="24"/>
          <w:szCs w:val="24"/>
          <w:rPrChange w:id="1076" w:author="Stefan Jang" w:date="2018-03-13T17:24:00Z">
            <w:rPr>
              <w:del w:id="1077" w:author="Stefan Jang" w:date="2018-03-13T18:12:00Z"/>
            </w:rPr>
          </w:rPrChange>
        </w:rPr>
      </w:pPr>
      <w:del w:id="1078" w:author="Stefan Jang" w:date="2018-03-13T18:12:00Z">
        <w:r w:rsidRPr="005F34D6" w:rsidDel="00241A9B">
          <w:rPr>
            <w:sz w:val="24"/>
            <w:szCs w:val="24"/>
            <w:rPrChange w:id="1079" w:author="Stefan Jang" w:date="2018-03-13T17:24:00Z">
              <w:rPr/>
            </w:rPrChange>
          </w:rPr>
          <w:delText xml:space="preserve">         0e:07:93:8a:73:0a:d8:74:27:14:cb:db:78:28:49:f8:23:bf:</w:delText>
        </w:r>
      </w:del>
    </w:p>
    <w:p w14:paraId="1F6C6824" w14:textId="44C8A88A" w:rsidR="006F308D" w:rsidRPr="005F34D6" w:rsidDel="00241A9B" w:rsidRDefault="006F308D" w:rsidP="006F308D">
      <w:pPr>
        <w:pStyle w:val="ListParagraph"/>
        <w:rPr>
          <w:del w:id="1080" w:author="Stefan Jang" w:date="2018-03-13T18:12:00Z"/>
          <w:sz w:val="24"/>
          <w:szCs w:val="24"/>
          <w:rPrChange w:id="1081" w:author="Stefan Jang" w:date="2018-03-13T17:24:00Z">
            <w:rPr>
              <w:del w:id="1082" w:author="Stefan Jang" w:date="2018-03-13T18:12:00Z"/>
            </w:rPr>
          </w:rPrChange>
        </w:rPr>
      </w:pPr>
      <w:del w:id="1083" w:author="Stefan Jang" w:date="2018-03-13T18:12:00Z">
        <w:r w:rsidRPr="005F34D6" w:rsidDel="00241A9B">
          <w:rPr>
            <w:sz w:val="24"/>
            <w:szCs w:val="24"/>
            <w:rPrChange w:id="1084" w:author="Stefan Jang" w:date="2018-03-13T17:24:00Z">
              <w:rPr/>
            </w:rPrChange>
          </w:rPr>
          <w:delText xml:space="preserve">         5e:4c:50:32:a2:6c:e3:0d:b6:97:16:b8:67:87:28:15:e7:08:</w:delText>
        </w:r>
      </w:del>
    </w:p>
    <w:p w14:paraId="1CE3FF94" w14:textId="304D644B" w:rsidR="006F308D" w:rsidRPr="005F34D6" w:rsidDel="00241A9B" w:rsidRDefault="006F308D" w:rsidP="006F308D">
      <w:pPr>
        <w:pStyle w:val="ListParagraph"/>
        <w:rPr>
          <w:del w:id="1085" w:author="Stefan Jang" w:date="2018-03-13T18:12:00Z"/>
          <w:sz w:val="24"/>
          <w:szCs w:val="24"/>
          <w:rPrChange w:id="1086" w:author="Stefan Jang" w:date="2018-03-13T17:24:00Z">
            <w:rPr>
              <w:del w:id="1087" w:author="Stefan Jang" w:date="2018-03-13T18:12:00Z"/>
            </w:rPr>
          </w:rPrChange>
        </w:rPr>
      </w:pPr>
      <w:del w:id="1088" w:author="Stefan Jang" w:date="2018-03-13T18:12:00Z">
        <w:r w:rsidRPr="005F34D6" w:rsidDel="00241A9B">
          <w:rPr>
            <w:sz w:val="24"/>
            <w:szCs w:val="24"/>
            <w:rPrChange w:id="1089" w:author="Stefan Jang" w:date="2018-03-13T17:24:00Z">
              <w:rPr/>
            </w:rPrChange>
          </w:rPr>
          <w:delText xml:space="preserve">         a9:78:5b:92:ba:09:9e:26:7c:97:66:66:45:b0:a3:58:97:84:</w:delText>
        </w:r>
      </w:del>
    </w:p>
    <w:p w14:paraId="71D083B7" w14:textId="2E45A588" w:rsidR="006F308D" w:rsidRPr="005F34D6" w:rsidDel="00241A9B" w:rsidRDefault="006F308D" w:rsidP="006F308D">
      <w:pPr>
        <w:pStyle w:val="ListParagraph"/>
        <w:rPr>
          <w:del w:id="1090" w:author="Stefan Jang" w:date="2018-03-13T18:12:00Z"/>
          <w:sz w:val="24"/>
          <w:szCs w:val="24"/>
          <w:rPrChange w:id="1091" w:author="Stefan Jang" w:date="2018-03-13T17:24:00Z">
            <w:rPr>
              <w:del w:id="1092" w:author="Stefan Jang" w:date="2018-03-13T18:12:00Z"/>
            </w:rPr>
          </w:rPrChange>
        </w:rPr>
      </w:pPr>
      <w:del w:id="1093" w:author="Stefan Jang" w:date="2018-03-13T18:12:00Z">
        <w:r w:rsidRPr="005F34D6" w:rsidDel="00241A9B">
          <w:rPr>
            <w:sz w:val="24"/>
            <w:szCs w:val="24"/>
            <w:rPrChange w:id="1094" w:author="Stefan Jang" w:date="2018-03-13T17:24:00Z">
              <w:rPr/>
            </w:rPrChange>
          </w:rPr>
          <w:delText xml:space="preserve">         f7:62:fc:28:a5:b6:cc:93:3c:cb:68:d3:17:f8:67:13:8e:d3:</w:delText>
        </w:r>
      </w:del>
    </w:p>
    <w:p w14:paraId="6759F119" w14:textId="3F0882F5" w:rsidR="006F308D" w:rsidRPr="005F34D6" w:rsidDel="00241A9B" w:rsidRDefault="006F308D" w:rsidP="006F308D">
      <w:pPr>
        <w:pStyle w:val="ListParagraph"/>
        <w:rPr>
          <w:del w:id="1095" w:author="Stefan Jang" w:date="2018-03-13T18:12:00Z"/>
          <w:sz w:val="24"/>
          <w:szCs w:val="24"/>
          <w:rPrChange w:id="1096" w:author="Stefan Jang" w:date="2018-03-13T17:24:00Z">
            <w:rPr>
              <w:del w:id="1097" w:author="Stefan Jang" w:date="2018-03-13T18:12:00Z"/>
            </w:rPr>
          </w:rPrChange>
        </w:rPr>
      </w:pPr>
      <w:del w:id="1098" w:author="Stefan Jang" w:date="2018-03-13T18:12:00Z">
        <w:r w:rsidRPr="005F34D6" w:rsidDel="00241A9B">
          <w:rPr>
            <w:sz w:val="24"/>
            <w:szCs w:val="24"/>
            <w:rPrChange w:id="1099" w:author="Stefan Jang" w:date="2018-03-13T17:24:00Z">
              <w:rPr/>
            </w:rPrChange>
          </w:rPr>
          <w:delText xml:space="preserve">         f7:53:62:15:12:3d:fe:21:ac:3e:0e:5b:39:5e:b8:3b:ac:b1:</w:delText>
        </w:r>
      </w:del>
    </w:p>
    <w:p w14:paraId="00834266" w14:textId="1925A9F0" w:rsidR="006F308D" w:rsidRPr="005F34D6" w:rsidDel="00241A9B" w:rsidRDefault="006F308D" w:rsidP="006F308D">
      <w:pPr>
        <w:pStyle w:val="ListParagraph"/>
        <w:rPr>
          <w:del w:id="1100" w:author="Stefan Jang" w:date="2018-03-13T18:12:00Z"/>
          <w:sz w:val="24"/>
          <w:szCs w:val="24"/>
          <w:rPrChange w:id="1101" w:author="Stefan Jang" w:date="2018-03-13T17:24:00Z">
            <w:rPr>
              <w:del w:id="1102" w:author="Stefan Jang" w:date="2018-03-13T18:12:00Z"/>
            </w:rPr>
          </w:rPrChange>
        </w:rPr>
      </w:pPr>
      <w:del w:id="1103" w:author="Stefan Jang" w:date="2018-03-13T18:12:00Z">
        <w:r w:rsidRPr="005F34D6" w:rsidDel="00241A9B">
          <w:rPr>
            <w:sz w:val="24"/>
            <w:szCs w:val="24"/>
            <w:rPrChange w:id="1104" w:author="Stefan Jang" w:date="2018-03-13T17:24:00Z">
              <w:rPr/>
            </w:rPrChange>
          </w:rPr>
          <w:delText xml:space="preserve">         bd:b9:86:90:ba:fe:da:b8:67:50:b2:28:e4:ca:3f:b1:6b:c2:</w:delText>
        </w:r>
      </w:del>
    </w:p>
    <w:p w14:paraId="4696EF43" w14:textId="3ED00526" w:rsidR="006F308D" w:rsidRPr="005F34D6" w:rsidDel="00241A9B" w:rsidRDefault="006F308D" w:rsidP="006F308D">
      <w:pPr>
        <w:pStyle w:val="ListParagraph"/>
        <w:rPr>
          <w:del w:id="1105" w:author="Stefan Jang" w:date="2018-03-13T18:12:00Z"/>
          <w:sz w:val="24"/>
          <w:szCs w:val="24"/>
          <w:rPrChange w:id="1106" w:author="Stefan Jang" w:date="2018-03-13T17:24:00Z">
            <w:rPr>
              <w:del w:id="1107" w:author="Stefan Jang" w:date="2018-03-13T18:12:00Z"/>
            </w:rPr>
          </w:rPrChange>
        </w:rPr>
      </w:pPr>
      <w:del w:id="1108" w:author="Stefan Jang" w:date="2018-03-13T18:12:00Z">
        <w:r w:rsidRPr="005F34D6" w:rsidDel="00241A9B">
          <w:rPr>
            <w:sz w:val="24"/>
            <w:szCs w:val="24"/>
            <w:rPrChange w:id="1109" w:author="Stefan Jang" w:date="2018-03-13T17:24:00Z">
              <w:rPr/>
            </w:rPrChange>
          </w:rPr>
          <w:delText xml:space="preserve">         f2:e6:07:fb:40:94:dd:3c:e6:4f:3d:c3:90:ea:94:49:54:3c:</w:delText>
        </w:r>
      </w:del>
    </w:p>
    <w:p w14:paraId="2765BDA0" w14:textId="4E783AEB" w:rsidR="006F308D" w:rsidRPr="005F34D6" w:rsidDel="00241A9B" w:rsidRDefault="006F308D" w:rsidP="006F308D">
      <w:pPr>
        <w:pStyle w:val="ListParagraph"/>
        <w:rPr>
          <w:del w:id="1110" w:author="Stefan Jang" w:date="2018-03-13T18:12:00Z"/>
          <w:sz w:val="24"/>
          <w:szCs w:val="24"/>
          <w:rPrChange w:id="1111" w:author="Stefan Jang" w:date="2018-03-13T17:24:00Z">
            <w:rPr>
              <w:del w:id="1112" w:author="Stefan Jang" w:date="2018-03-13T18:12:00Z"/>
            </w:rPr>
          </w:rPrChange>
        </w:rPr>
      </w:pPr>
      <w:del w:id="1113" w:author="Stefan Jang" w:date="2018-03-13T18:12:00Z">
        <w:r w:rsidRPr="005F34D6" w:rsidDel="00241A9B">
          <w:rPr>
            <w:sz w:val="24"/>
            <w:szCs w:val="24"/>
            <w:rPrChange w:id="1114" w:author="Stefan Jang" w:date="2018-03-13T17:24:00Z">
              <w:rPr/>
            </w:rPrChange>
          </w:rPr>
          <w:delText xml:space="preserve">         fd:57:5f:40:68:a9:a1:5b:41:ef:c8:0d:67:98:d7:c9:df:26:</w:delText>
        </w:r>
      </w:del>
    </w:p>
    <w:p w14:paraId="052871BB" w14:textId="45176B78" w:rsidR="006F308D" w:rsidRPr="005F34D6" w:rsidDel="00241A9B" w:rsidRDefault="006F308D" w:rsidP="006F308D">
      <w:pPr>
        <w:pStyle w:val="ListParagraph"/>
        <w:rPr>
          <w:del w:id="1115" w:author="Stefan Jang" w:date="2018-03-13T18:12:00Z"/>
          <w:sz w:val="24"/>
          <w:szCs w:val="24"/>
          <w:rPrChange w:id="1116" w:author="Stefan Jang" w:date="2018-03-13T17:24:00Z">
            <w:rPr>
              <w:del w:id="1117" w:author="Stefan Jang" w:date="2018-03-13T18:12:00Z"/>
            </w:rPr>
          </w:rPrChange>
        </w:rPr>
      </w:pPr>
      <w:del w:id="1118" w:author="Stefan Jang" w:date="2018-03-13T18:12:00Z">
        <w:r w:rsidRPr="005F34D6" w:rsidDel="00241A9B">
          <w:rPr>
            <w:sz w:val="24"/>
            <w:szCs w:val="24"/>
            <w:rPrChange w:id="1119" w:author="Stefan Jang" w:date="2018-03-13T17:24:00Z">
              <w:rPr/>
            </w:rPrChange>
          </w:rPr>
          <w:delText xml:space="preserve">         98:70:00:6d:3b:5e:68:ad:61:b9:79:2b:25:a1:97:96:32:8c:</w:delText>
        </w:r>
      </w:del>
    </w:p>
    <w:p w14:paraId="7B9FB4CC" w14:textId="65906C2B" w:rsidR="006F308D" w:rsidRPr="005F34D6" w:rsidDel="00241A9B" w:rsidRDefault="006F308D" w:rsidP="006F308D">
      <w:pPr>
        <w:pStyle w:val="ListParagraph"/>
        <w:rPr>
          <w:del w:id="1120" w:author="Stefan Jang" w:date="2018-03-13T18:12:00Z"/>
          <w:sz w:val="24"/>
          <w:szCs w:val="24"/>
          <w:rPrChange w:id="1121" w:author="Stefan Jang" w:date="2018-03-13T17:24:00Z">
            <w:rPr>
              <w:del w:id="1122" w:author="Stefan Jang" w:date="2018-03-13T18:12:00Z"/>
            </w:rPr>
          </w:rPrChange>
        </w:rPr>
      </w:pPr>
      <w:del w:id="1123" w:author="Stefan Jang" w:date="2018-03-13T18:12:00Z">
        <w:r w:rsidRPr="005F34D6" w:rsidDel="00241A9B">
          <w:rPr>
            <w:sz w:val="24"/>
            <w:szCs w:val="24"/>
            <w:rPrChange w:id="1124" w:author="Stefan Jang" w:date="2018-03-13T17:24:00Z">
              <w:rPr/>
            </w:rPrChange>
          </w:rPr>
          <w:delText xml:space="preserve">         77:49:e5:7b:34:00:7d:b6:3b:6d:15:2a:71:8d:9e:a3:a9:be:</w:delText>
        </w:r>
      </w:del>
    </w:p>
    <w:p w14:paraId="38E7FA35" w14:textId="52FF08C1" w:rsidR="006F308D" w:rsidRPr="005F34D6" w:rsidDel="00241A9B" w:rsidRDefault="006F308D" w:rsidP="006F308D">
      <w:pPr>
        <w:pStyle w:val="ListParagraph"/>
        <w:rPr>
          <w:del w:id="1125" w:author="Stefan Jang" w:date="2018-03-13T18:12:00Z"/>
          <w:sz w:val="24"/>
          <w:szCs w:val="24"/>
          <w:rPrChange w:id="1126" w:author="Stefan Jang" w:date="2018-03-13T17:24:00Z">
            <w:rPr>
              <w:del w:id="1127" w:author="Stefan Jang" w:date="2018-03-13T18:12:00Z"/>
            </w:rPr>
          </w:rPrChange>
        </w:rPr>
      </w:pPr>
      <w:del w:id="1128" w:author="Stefan Jang" w:date="2018-03-13T18:12:00Z">
        <w:r w:rsidRPr="005F34D6" w:rsidDel="00241A9B">
          <w:rPr>
            <w:sz w:val="24"/>
            <w:szCs w:val="24"/>
            <w:rPrChange w:id="1129" w:author="Stefan Jang" w:date="2018-03-13T17:24:00Z">
              <w:rPr/>
            </w:rPrChange>
          </w:rPr>
          <w:delText xml:space="preserve">         a9:d0:9d:3f:19:8f:36:a4:b8:9c:24:98:d0:ef:38:f2:5b:35:</w:delText>
        </w:r>
      </w:del>
    </w:p>
    <w:p w14:paraId="3676A616" w14:textId="1A36BEFE" w:rsidR="006F308D" w:rsidRPr="005F34D6" w:rsidDel="00241A9B" w:rsidRDefault="006F308D" w:rsidP="006F308D">
      <w:pPr>
        <w:pStyle w:val="ListParagraph"/>
        <w:rPr>
          <w:del w:id="1130" w:author="Stefan Jang" w:date="2018-03-13T18:12:00Z"/>
          <w:sz w:val="24"/>
          <w:szCs w:val="24"/>
          <w:rPrChange w:id="1131" w:author="Stefan Jang" w:date="2018-03-13T17:24:00Z">
            <w:rPr>
              <w:del w:id="1132" w:author="Stefan Jang" w:date="2018-03-13T18:12:00Z"/>
            </w:rPr>
          </w:rPrChange>
        </w:rPr>
      </w:pPr>
      <w:del w:id="1133" w:author="Stefan Jang" w:date="2018-03-13T18:12:00Z">
        <w:r w:rsidRPr="005F34D6" w:rsidDel="00241A9B">
          <w:rPr>
            <w:sz w:val="24"/>
            <w:szCs w:val="24"/>
            <w:rPrChange w:id="1134" w:author="Stefan Jang" w:date="2018-03-13T17:24:00Z">
              <w:rPr/>
            </w:rPrChange>
          </w:rPr>
          <w:delText xml:space="preserve">         ba:c3:9c:ab:64:fe:e8:69:34:1d:65:46:7b:ea:b0:2b:10:a5:</w:delText>
        </w:r>
      </w:del>
    </w:p>
    <w:p w14:paraId="00CE63E0" w14:textId="4976DDC5" w:rsidR="006F308D" w:rsidRPr="005F34D6" w:rsidDel="00241A9B" w:rsidRDefault="006F308D" w:rsidP="006F308D">
      <w:pPr>
        <w:pStyle w:val="ListParagraph"/>
        <w:rPr>
          <w:del w:id="1135" w:author="Stefan Jang" w:date="2018-03-13T18:12:00Z"/>
          <w:sz w:val="24"/>
          <w:szCs w:val="24"/>
          <w:rPrChange w:id="1136" w:author="Stefan Jang" w:date="2018-03-13T17:24:00Z">
            <w:rPr>
              <w:del w:id="1137" w:author="Stefan Jang" w:date="2018-03-13T18:12:00Z"/>
            </w:rPr>
          </w:rPrChange>
        </w:rPr>
      </w:pPr>
      <w:del w:id="1138" w:author="Stefan Jang" w:date="2018-03-13T18:12:00Z">
        <w:r w:rsidRPr="005F34D6" w:rsidDel="00241A9B">
          <w:rPr>
            <w:sz w:val="24"/>
            <w:szCs w:val="24"/>
            <w:rPrChange w:id="1139" w:author="Stefan Jang" w:date="2018-03-13T17:24:00Z">
              <w:rPr/>
            </w:rPrChange>
          </w:rPr>
          <w:delText xml:space="preserve">         72:89:b6:54:e2:a3:45:aa:07:07:c5:26:52:99:11:e9:2a:ed:</w:delText>
        </w:r>
      </w:del>
    </w:p>
    <w:p w14:paraId="08DA3F9A" w14:textId="19226C69" w:rsidR="006F308D" w:rsidRPr="005F34D6" w:rsidDel="00241A9B" w:rsidRDefault="006F308D" w:rsidP="006F308D">
      <w:pPr>
        <w:pStyle w:val="ListParagraph"/>
        <w:rPr>
          <w:del w:id="1140" w:author="Stefan Jang" w:date="2018-03-13T18:12:00Z"/>
          <w:sz w:val="24"/>
          <w:szCs w:val="24"/>
          <w:rPrChange w:id="1141" w:author="Stefan Jang" w:date="2018-03-13T17:24:00Z">
            <w:rPr>
              <w:del w:id="1142" w:author="Stefan Jang" w:date="2018-03-13T18:12:00Z"/>
            </w:rPr>
          </w:rPrChange>
        </w:rPr>
      </w:pPr>
      <w:del w:id="1143" w:author="Stefan Jang" w:date="2018-03-13T18:12:00Z">
        <w:r w:rsidRPr="005F34D6" w:rsidDel="00241A9B">
          <w:rPr>
            <w:sz w:val="24"/>
            <w:szCs w:val="24"/>
            <w:rPrChange w:id="1144" w:author="Stefan Jang" w:date="2018-03-13T17:24:00Z">
              <w:rPr/>
            </w:rPrChange>
          </w:rPr>
          <w:delText xml:space="preserve">         79:8e:4c:79:46:04:30:ff:fc:c7:80:5e:8d:08:41:a8:68:77:</w:delText>
        </w:r>
      </w:del>
    </w:p>
    <w:p w14:paraId="37C6A567" w14:textId="66038C73" w:rsidR="006F308D" w:rsidRPr="005F34D6" w:rsidDel="00241A9B" w:rsidRDefault="006F308D" w:rsidP="006F308D">
      <w:pPr>
        <w:pStyle w:val="ListParagraph"/>
        <w:rPr>
          <w:del w:id="1145" w:author="Stefan Jang" w:date="2018-03-13T18:12:00Z"/>
          <w:sz w:val="24"/>
          <w:szCs w:val="24"/>
          <w:rPrChange w:id="1146" w:author="Stefan Jang" w:date="2018-03-13T17:24:00Z">
            <w:rPr>
              <w:del w:id="1147" w:author="Stefan Jang" w:date="2018-03-13T18:12:00Z"/>
            </w:rPr>
          </w:rPrChange>
        </w:rPr>
      </w:pPr>
      <w:del w:id="1148" w:author="Stefan Jang" w:date="2018-03-13T18:12:00Z">
        <w:r w:rsidRPr="005F34D6" w:rsidDel="00241A9B">
          <w:rPr>
            <w:sz w:val="24"/>
            <w:szCs w:val="24"/>
            <w:rPrChange w:id="1149" w:author="Stefan Jang" w:date="2018-03-13T17:24:00Z">
              <w:rPr/>
            </w:rPrChange>
          </w:rPr>
          <w:delText xml:space="preserve">         09:ec:3b:f3</w:delText>
        </w:r>
      </w:del>
    </w:p>
    <w:p w14:paraId="5AC43712" w14:textId="31300A7E" w:rsidR="006F308D" w:rsidRPr="005F34D6" w:rsidDel="00241A9B" w:rsidRDefault="006F308D" w:rsidP="006F308D">
      <w:pPr>
        <w:pStyle w:val="ListParagraph"/>
        <w:rPr>
          <w:del w:id="1150" w:author="Stefan Jang" w:date="2018-03-13T18:12:00Z"/>
          <w:sz w:val="24"/>
          <w:szCs w:val="24"/>
          <w:rPrChange w:id="1151" w:author="Stefan Jang" w:date="2018-03-13T17:24:00Z">
            <w:rPr>
              <w:del w:id="1152" w:author="Stefan Jang" w:date="2018-03-13T18:12:00Z"/>
            </w:rPr>
          </w:rPrChange>
        </w:rPr>
      </w:pPr>
    </w:p>
    <w:p w14:paraId="34819D2F" w14:textId="380E3BA1" w:rsidR="006F308D" w:rsidRPr="005F34D6" w:rsidDel="00241A9B" w:rsidRDefault="006F308D" w:rsidP="006F308D">
      <w:pPr>
        <w:pStyle w:val="ListParagraph"/>
        <w:rPr>
          <w:del w:id="1153" w:author="Stefan Jang" w:date="2018-03-13T18:12:00Z"/>
          <w:sz w:val="24"/>
          <w:szCs w:val="24"/>
          <w:rPrChange w:id="1154" w:author="Stefan Jang" w:date="2018-03-13T17:24:00Z">
            <w:rPr>
              <w:del w:id="1155" w:author="Stefan Jang" w:date="2018-03-13T18:12:00Z"/>
            </w:rPr>
          </w:rPrChange>
        </w:rPr>
      </w:pPr>
      <w:del w:id="1156" w:author="Stefan Jang" w:date="2018-03-13T18:12:00Z">
        <w:r w:rsidRPr="005F34D6" w:rsidDel="00241A9B">
          <w:rPr>
            <w:sz w:val="24"/>
            <w:szCs w:val="24"/>
            <w:rPrChange w:id="1157" w:author="Stefan Jang" w:date="2018-03-13T17:24:00Z">
              <w:rPr/>
            </w:rPrChange>
          </w:rPr>
          <w:delText>CSR contents in base64 format</w:delText>
        </w:r>
      </w:del>
    </w:p>
    <w:p w14:paraId="6B77E046" w14:textId="15126702" w:rsidR="006F308D" w:rsidRPr="005F34D6" w:rsidDel="00241A9B" w:rsidRDefault="006F308D" w:rsidP="006F308D">
      <w:pPr>
        <w:pStyle w:val="ListParagraph"/>
        <w:rPr>
          <w:del w:id="1158" w:author="Stefan Jang" w:date="2018-03-13T18:12:00Z"/>
          <w:sz w:val="24"/>
          <w:szCs w:val="24"/>
          <w:rPrChange w:id="1159" w:author="Stefan Jang" w:date="2018-03-13T17:24:00Z">
            <w:rPr>
              <w:del w:id="1160" w:author="Stefan Jang" w:date="2018-03-13T18:12:00Z"/>
            </w:rPr>
          </w:rPrChange>
        </w:rPr>
      </w:pPr>
    </w:p>
    <w:p w14:paraId="70E3D337" w14:textId="58317137" w:rsidR="006F308D" w:rsidRPr="005F34D6" w:rsidDel="00241A9B" w:rsidRDefault="006F308D" w:rsidP="006F308D">
      <w:pPr>
        <w:pStyle w:val="ListParagraph"/>
        <w:rPr>
          <w:del w:id="1161" w:author="Stefan Jang" w:date="2018-03-13T18:12:00Z"/>
          <w:sz w:val="24"/>
          <w:szCs w:val="24"/>
          <w:rPrChange w:id="1162" w:author="Stefan Jang" w:date="2018-03-13T17:24:00Z">
            <w:rPr>
              <w:del w:id="1163" w:author="Stefan Jang" w:date="2018-03-13T18:12:00Z"/>
            </w:rPr>
          </w:rPrChange>
        </w:rPr>
      </w:pPr>
      <w:del w:id="1164" w:author="Stefan Jang" w:date="2018-03-13T18:12:00Z">
        <w:r w:rsidRPr="005F34D6" w:rsidDel="00241A9B">
          <w:rPr>
            <w:sz w:val="24"/>
            <w:szCs w:val="24"/>
            <w:rPrChange w:id="1165" w:author="Stefan Jang" w:date="2018-03-13T17:24:00Z">
              <w:rPr/>
            </w:rPrChange>
          </w:rPr>
          <w:delText>-----BEGIN CERTIFICATE REQUEST-----</w:delText>
        </w:r>
      </w:del>
    </w:p>
    <w:p w14:paraId="6F2AD37F" w14:textId="23C8C395" w:rsidR="006F308D" w:rsidRPr="005F34D6" w:rsidDel="00241A9B" w:rsidRDefault="006F308D" w:rsidP="006F308D">
      <w:pPr>
        <w:pStyle w:val="ListParagraph"/>
        <w:rPr>
          <w:del w:id="1166" w:author="Stefan Jang" w:date="2018-03-13T18:12:00Z"/>
          <w:sz w:val="24"/>
          <w:szCs w:val="24"/>
          <w:rPrChange w:id="1167" w:author="Stefan Jang" w:date="2018-03-13T17:24:00Z">
            <w:rPr>
              <w:del w:id="1168" w:author="Stefan Jang" w:date="2018-03-13T18:12:00Z"/>
            </w:rPr>
          </w:rPrChange>
        </w:rPr>
      </w:pPr>
      <w:del w:id="1169" w:author="Stefan Jang" w:date="2018-03-13T18:12:00Z">
        <w:r w:rsidRPr="005F34D6" w:rsidDel="00241A9B">
          <w:rPr>
            <w:sz w:val="24"/>
            <w:szCs w:val="24"/>
            <w:rPrChange w:id="1170" w:author="Stefan Jang" w:date="2018-03-13T17:24:00Z">
              <w:rPr/>
            </w:rPrChange>
          </w:rPr>
          <w:delText>MIIDBDCCAewCAQAwbTELMAkGA1UEBhMCVVMxEzARBgNVBAgMCkNhbGlmb3JuaWEx</w:delText>
        </w:r>
      </w:del>
    </w:p>
    <w:p w14:paraId="5900AC57" w14:textId="77F2ACCE" w:rsidR="006F308D" w:rsidRPr="005F34D6" w:rsidDel="00241A9B" w:rsidRDefault="006F308D" w:rsidP="006F308D">
      <w:pPr>
        <w:pStyle w:val="ListParagraph"/>
        <w:rPr>
          <w:del w:id="1171" w:author="Stefan Jang" w:date="2018-03-13T18:12:00Z"/>
          <w:sz w:val="24"/>
          <w:szCs w:val="24"/>
          <w:rPrChange w:id="1172" w:author="Stefan Jang" w:date="2018-03-13T17:24:00Z">
            <w:rPr>
              <w:del w:id="1173" w:author="Stefan Jang" w:date="2018-03-13T18:12:00Z"/>
            </w:rPr>
          </w:rPrChange>
        </w:rPr>
      </w:pPr>
      <w:del w:id="1174" w:author="Stefan Jang" w:date="2018-03-13T18:12:00Z">
        <w:r w:rsidRPr="005F34D6" w:rsidDel="00241A9B">
          <w:rPr>
            <w:sz w:val="24"/>
            <w:szCs w:val="24"/>
            <w:rPrChange w:id="1175" w:author="Stefan Jang" w:date="2018-03-13T17:24:00Z">
              <w:rPr/>
            </w:rPrChange>
          </w:rPr>
          <w:delText>ETAPBgNVBAcMCFNhbiBKb3NlMREwDwYDVQQKDAhCcm9hZGNvbTEMMAoGA1UECwwD</w:delText>
        </w:r>
      </w:del>
    </w:p>
    <w:p w14:paraId="09E07387" w14:textId="4C11EEDF" w:rsidR="006F308D" w:rsidRPr="005F34D6" w:rsidDel="00241A9B" w:rsidRDefault="006F308D" w:rsidP="006F308D">
      <w:pPr>
        <w:pStyle w:val="ListParagraph"/>
        <w:rPr>
          <w:del w:id="1176" w:author="Stefan Jang" w:date="2018-03-13T18:12:00Z"/>
          <w:sz w:val="24"/>
          <w:szCs w:val="24"/>
          <w:rPrChange w:id="1177" w:author="Stefan Jang" w:date="2018-03-13T17:24:00Z">
            <w:rPr>
              <w:del w:id="1178" w:author="Stefan Jang" w:date="2018-03-13T18:12:00Z"/>
            </w:rPr>
          </w:rPrChange>
        </w:rPr>
      </w:pPr>
      <w:del w:id="1179" w:author="Stefan Jang" w:date="2018-03-13T18:12:00Z">
        <w:r w:rsidRPr="005F34D6" w:rsidDel="00241A9B">
          <w:rPr>
            <w:sz w:val="24"/>
            <w:szCs w:val="24"/>
            <w:rPrChange w:id="1180" w:author="Stefan Jang" w:date="2018-03-13T17:24:00Z">
              <w:rPr/>
            </w:rPrChange>
          </w:rPr>
          <w:delText>QlNOMRUwEwYDVQQDDAwxMC4xNy41NS4xMDUwggEiMA0GCSqGSIb3DQEBAQUAA4IB</w:delText>
        </w:r>
      </w:del>
    </w:p>
    <w:p w14:paraId="02BCC76E" w14:textId="62230BC3" w:rsidR="006F308D" w:rsidRPr="005F34D6" w:rsidDel="00241A9B" w:rsidRDefault="006F308D" w:rsidP="006F308D">
      <w:pPr>
        <w:pStyle w:val="ListParagraph"/>
        <w:rPr>
          <w:del w:id="1181" w:author="Stefan Jang" w:date="2018-03-13T18:12:00Z"/>
          <w:sz w:val="24"/>
          <w:szCs w:val="24"/>
          <w:rPrChange w:id="1182" w:author="Stefan Jang" w:date="2018-03-13T17:24:00Z">
            <w:rPr>
              <w:del w:id="1183" w:author="Stefan Jang" w:date="2018-03-13T18:12:00Z"/>
            </w:rPr>
          </w:rPrChange>
        </w:rPr>
      </w:pPr>
      <w:del w:id="1184" w:author="Stefan Jang" w:date="2018-03-13T18:12:00Z">
        <w:r w:rsidRPr="005F34D6" w:rsidDel="00241A9B">
          <w:rPr>
            <w:sz w:val="24"/>
            <w:szCs w:val="24"/>
            <w:rPrChange w:id="1185" w:author="Stefan Jang" w:date="2018-03-13T17:24:00Z">
              <w:rPr/>
            </w:rPrChange>
          </w:rPr>
          <w:delText>DwAwggEKAoIBAQDTuCqTVFFi3jBGPFFVulidptz7RPj4jJigD4Ar1k9z9MW8/JuG</w:delText>
        </w:r>
      </w:del>
    </w:p>
    <w:p w14:paraId="1F3B8215" w14:textId="5C19B6B9" w:rsidR="006F308D" w:rsidRPr="005F34D6" w:rsidDel="00241A9B" w:rsidRDefault="006F308D" w:rsidP="006F308D">
      <w:pPr>
        <w:pStyle w:val="ListParagraph"/>
        <w:rPr>
          <w:del w:id="1186" w:author="Stefan Jang" w:date="2018-03-13T18:12:00Z"/>
          <w:sz w:val="24"/>
          <w:szCs w:val="24"/>
          <w:rPrChange w:id="1187" w:author="Stefan Jang" w:date="2018-03-13T17:24:00Z">
            <w:rPr>
              <w:del w:id="1188" w:author="Stefan Jang" w:date="2018-03-13T18:12:00Z"/>
            </w:rPr>
          </w:rPrChange>
        </w:rPr>
      </w:pPr>
      <w:del w:id="1189" w:author="Stefan Jang" w:date="2018-03-13T18:12:00Z">
        <w:r w:rsidRPr="005F34D6" w:rsidDel="00241A9B">
          <w:rPr>
            <w:sz w:val="24"/>
            <w:szCs w:val="24"/>
            <w:rPrChange w:id="1190" w:author="Stefan Jang" w:date="2018-03-13T17:24:00Z">
              <w:rPr/>
            </w:rPrChange>
          </w:rPr>
          <w:delText>xhqZppz0v84NEdh9Ol2BVKMv8bPiNMakZhyLXf7q6uW+sgAOlPHDtoqQW1KY2AI7</w:delText>
        </w:r>
      </w:del>
    </w:p>
    <w:p w14:paraId="48FA1F2C" w14:textId="16A44E95" w:rsidR="006F308D" w:rsidRPr="005F34D6" w:rsidDel="00241A9B" w:rsidRDefault="006F308D" w:rsidP="006F308D">
      <w:pPr>
        <w:pStyle w:val="ListParagraph"/>
        <w:rPr>
          <w:del w:id="1191" w:author="Stefan Jang" w:date="2018-03-13T18:12:00Z"/>
          <w:sz w:val="24"/>
          <w:szCs w:val="24"/>
          <w:rPrChange w:id="1192" w:author="Stefan Jang" w:date="2018-03-13T17:24:00Z">
            <w:rPr>
              <w:del w:id="1193" w:author="Stefan Jang" w:date="2018-03-13T18:12:00Z"/>
            </w:rPr>
          </w:rPrChange>
        </w:rPr>
      </w:pPr>
      <w:del w:id="1194" w:author="Stefan Jang" w:date="2018-03-13T18:12:00Z">
        <w:r w:rsidRPr="005F34D6" w:rsidDel="00241A9B">
          <w:rPr>
            <w:sz w:val="24"/>
            <w:szCs w:val="24"/>
            <w:rPrChange w:id="1195" w:author="Stefan Jang" w:date="2018-03-13T17:24:00Z">
              <w:rPr/>
            </w:rPrChange>
          </w:rPr>
          <w:delText>mk+Uf4/wPMvPTMPEz2uid4M/sfYqHj5mQ/EA9tBAu8v9rt/kBsbwSAqJ43cS6UV4</w:delText>
        </w:r>
      </w:del>
    </w:p>
    <w:p w14:paraId="3E8AA6AA" w14:textId="32CCC2AD" w:rsidR="006F308D" w:rsidRPr="005F34D6" w:rsidDel="00241A9B" w:rsidRDefault="006F308D" w:rsidP="006F308D">
      <w:pPr>
        <w:pStyle w:val="ListParagraph"/>
        <w:rPr>
          <w:del w:id="1196" w:author="Stefan Jang" w:date="2018-03-13T18:12:00Z"/>
          <w:sz w:val="24"/>
          <w:szCs w:val="24"/>
          <w:rPrChange w:id="1197" w:author="Stefan Jang" w:date="2018-03-13T17:24:00Z">
            <w:rPr>
              <w:del w:id="1198" w:author="Stefan Jang" w:date="2018-03-13T18:12:00Z"/>
            </w:rPr>
          </w:rPrChange>
        </w:rPr>
      </w:pPr>
      <w:del w:id="1199" w:author="Stefan Jang" w:date="2018-03-13T18:12:00Z">
        <w:r w:rsidRPr="005F34D6" w:rsidDel="00241A9B">
          <w:rPr>
            <w:sz w:val="24"/>
            <w:szCs w:val="24"/>
            <w:rPrChange w:id="1200" w:author="Stefan Jang" w:date="2018-03-13T17:24:00Z">
              <w:rPr/>
            </w:rPrChange>
          </w:rPr>
          <w:delText>qrgLiGOqlbwXt54oqr3aaQk74pbH2nTgIXKJl9aCORLL6EXYWHuKb/GihX5I3M4A</w:delText>
        </w:r>
      </w:del>
    </w:p>
    <w:p w14:paraId="68288CC4" w14:textId="029D1446" w:rsidR="006F308D" w:rsidRPr="005F34D6" w:rsidDel="00241A9B" w:rsidRDefault="006F308D" w:rsidP="006F308D">
      <w:pPr>
        <w:pStyle w:val="ListParagraph"/>
        <w:rPr>
          <w:del w:id="1201" w:author="Stefan Jang" w:date="2018-03-13T18:12:00Z"/>
          <w:sz w:val="24"/>
          <w:szCs w:val="24"/>
          <w:rPrChange w:id="1202" w:author="Stefan Jang" w:date="2018-03-13T17:24:00Z">
            <w:rPr>
              <w:del w:id="1203" w:author="Stefan Jang" w:date="2018-03-13T18:12:00Z"/>
            </w:rPr>
          </w:rPrChange>
        </w:rPr>
      </w:pPr>
      <w:del w:id="1204" w:author="Stefan Jang" w:date="2018-03-13T18:12:00Z">
        <w:r w:rsidRPr="005F34D6" w:rsidDel="00241A9B">
          <w:rPr>
            <w:sz w:val="24"/>
            <w:szCs w:val="24"/>
            <w:rPrChange w:id="1205" w:author="Stefan Jang" w:date="2018-03-13T17:24:00Z">
              <w:rPr/>
            </w:rPrChange>
          </w:rPr>
          <w:delText>yErlq9W3Cl+GqkK+o47QShdQuDl2jtTaQcV5rmVWRMKI/UQrzZN8+LQNL3i/dRL5</w:delText>
        </w:r>
      </w:del>
    </w:p>
    <w:p w14:paraId="76AD2034" w14:textId="5392C870" w:rsidR="006F308D" w:rsidRPr="005F34D6" w:rsidDel="00241A9B" w:rsidRDefault="006F308D" w:rsidP="006F308D">
      <w:pPr>
        <w:pStyle w:val="ListParagraph"/>
        <w:rPr>
          <w:del w:id="1206" w:author="Stefan Jang" w:date="2018-03-13T18:12:00Z"/>
          <w:sz w:val="24"/>
          <w:szCs w:val="24"/>
          <w:rPrChange w:id="1207" w:author="Stefan Jang" w:date="2018-03-13T17:24:00Z">
            <w:rPr>
              <w:del w:id="1208" w:author="Stefan Jang" w:date="2018-03-13T18:12:00Z"/>
            </w:rPr>
          </w:rPrChange>
        </w:rPr>
      </w:pPr>
      <w:del w:id="1209" w:author="Stefan Jang" w:date="2018-03-13T18:12:00Z">
        <w:r w:rsidRPr="005F34D6" w:rsidDel="00241A9B">
          <w:rPr>
            <w:sz w:val="24"/>
            <w:szCs w:val="24"/>
            <w:rPrChange w:id="1210" w:author="Stefan Jang" w:date="2018-03-13T17:24:00Z">
              <w:rPr/>
            </w:rPrChange>
          </w:rPr>
          <w:delText>hpkh9IvKIoO+cHi2WmGYfmW43OZviyMegOCnAgMBAAGgUjAgBgNVBAUxGRMXMTA6</w:delText>
        </w:r>
      </w:del>
    </w:p>
    <w:p w14:paraId="6AB96565" w14:textId="126725B9" w:rsidR="006F308D" w:rsidRPr="005F34D6" w:rsidDel="00241A9B" w:rsidRDefault="006F308D" w:rsidP="006F308D">
      <w:pPr>
        <w:pStyle w:val="ListParagraph"/>
        <w:rPr>
          <w:del w:id="1211" w:author="Stefan Jang" w:date="2018-03-13T18:12:00Z"/>
          <w:sz w:val="24"/>
          <w:szCs w:val="24"/>
          <w:rPrChange w:id="1212" w:author="Stefan Jang" w:date="2018-03-13T17:24:00Z">
            <w:rPr>
              <w:del w:id="1213" w:author="Stefan Jang" w:date="2018-03-13T18:12:00Z"/>
            </w:rPr>
          </w:rPrChange>
        </w:rPr>
      </w:pPr>
      <w:del w:id="1214" w:author="Stefan Jang" w:date="2018-03-13T18:12:00Z">
        <w:r w:rsidRPr="005F34D6" w:rsidDel="00241A9B">
          <w:rPr>
            <w:sz w:val="24"/>
            <w:szCs w:val="24"/>
            <w:rPrChange w:id="1215" w:author="Stefan Jang" w:date="2018-03-13T17:24:00Z">
              <w:rPr/>
            </w:rPrChange>
          </w:rPr>
          <w:delText>MDA6YzQ6ZjU6N2M6MDA6OWE6MzAwLgYJKoZIhvcNAQkOMSEwHzAdBgNVHREEFjAU</w:delText>
        </w:r>
      </w:del>
    </w:p>
    <w:p w14:paraId="6573D34B" w14:textId="3B3827E3" w:rsidR="006F308D" w:rsidRPr="005F34D6" w:rsidDel="00241A9B" w:rsidRDefault="006F308D" w:rsidP="006F308D">
      <w:pPr>
        <w:pStyle w:val="ListParagraph"/>
        <w:rPr>
          <w:del w:id="1216" w:author="Stefan Jang" w:date="2018-03-13T18:12:00Z"/>
          <w:sz w:val="24"/>
          <w:szCs w:val="24"/>
          <w:rPrChange w:id="1217" w:author="Stefan Jang" w:date="2018-03-13T17:24:00Z">
            <w:rPr>
              <w:del w:id="1218" w:author="Stefan Jang" w:date="2018-03-13T18:12:00Z"/>
            </w:rPr>
          </w:rPrChange>
        </w:rPr>
      </w:pPr>
      <w:del w:id="1219" w:author="Stefan Jang" w:date="2018-03-13T18:12:00Z">
        <w:r w:rsidRPr="005F34D6" w:rsidDel="00241A9B">
          <w:rPr>
            <w:sz w:val="24"/>
            <w:szCs w:val="24"/>
            <w:rPrChange w:id="1220" w:author="Stefan Jang" w:date="2018-03-13T17:24:00Z">
              <w:rPr/>
            </w:rPrChange>
          </w:rPr>
          <w:delText>ggwxMC4xNy41NS4xMDWHBAoRN2kwDQYJKoZIhvcNAQELBQADggEBAA4Hk4pzCth0</w:delText>
        </w:r>
      </w:del>
    </w:p>
    <w:p w14:paraId="277DCAE6" w14:textId="795CF064" w:rsidR="006F308D" w:rsidRPr="005F34D6" w:rsidDel="00241A9B" w:rsidRDefault="006F308D" w:rsidP="006F308D">
      <w:pPr>
        <w:pStyle w:val="ListParagraph"/>
        <w:rPr>
          <w:del w:id="1221" w:author="Stefan Jang" w:date="2018-03-13T18:12:00Z"/>
          <w:sz w:val="24"/>
          <w:szCs w:val="24"/>
          <w:rPrChange w:id="1222" w:author="Stefan Jang" w:date="2018-03-13T17:24:00Z">
            <w:rPr>
              <w:del w:id="1223" w:author="Stefan Jang" w:date="2018-03-13T18:12:00Z"/>
            </w:rPr>
          </w:rPrChange>
        </w:rPr>
      </w:pPr>
      <w:del w:id="1224" w:author="Stefan Jang" w:date="2018-03-13T18:12:00Z">
        <w:r w:rsidRPr="005F34D6" w:rsidDel="00241A9B">
          <w:rPr>
            <w:sz w:val="24"/>
            <w:szCs w:val="24"/>
            <w:rPrChange w:id="1225" w:author="Stefan Jang" w:date="2018-03-13T17:24:00Z">
              <w:rPr/>
            </w:rPrChange>
          </w:rPr>
          <w:delText>JxTL23goSfgjv15MUDKibOMNtpcWuGeHKBXnCKl4W5K6CZ4mfJdmZkWwo1iXhPdi</w:delText>
        </w:r>
      </w:del>
    </w:p>
    <w:p w14:paraId="1FDDAD8D" w14:textId="0F38D90F" w:rsidR="006F308D" w:rsidRPr="005F34D6" w:rsidDel="00241A9B" w:rsidRDefault="006F308D" w:rsidP="006F308D">
      <w:pPr>
        <w:pStyle w:val="ListParagraph"/>
        <w:rPr>
          <w:del w:id="1226" w:author="Stefan Jang" w:date="2018-03-13T18:12:00Z"/>
          <w:sz w:val="24"/>
          <w:szCs w:val="24"/>
          <w:rPrChange w:id="1227" w:author="Stefan Jang" w:date="2018-03-13T17:24:00Z">
            <w:rPr>
              <w:del w:id="1228" w:author="Stefan Jang" w:date="2018-03-13T18:12:00Z"/>
            </w:rPr>
          </w:rPrChange>
        </w:rPr>
      </w:pPr>
      <w:del w:id="1229" w:author="Stefan Jang" w:date="2018-03-13T18:12:00Z">
        <w:r w:rsidRPr="005F34D6" w:rsidDel="00241A9B">
          <w:rPr>
            <w:sz w:val="24"/>
            <w:szCs w:val="24"/>
            <w:rPrChange w:id="1230" w:author="Stefan Jang" w:date="2018-03-13T17:24:00Z">
              <w:rPr/>
            </w:rPrChange>
          </w:rPr>
          <w:delText>/CiltsyTPMto0xf4ZxOO0/dTYhUSPf4hrD4OWzleuDussb25hpC6/tq4Z1CyKOTK</w:delText>
        </w:r>
      </w:del>
    </w:p>
    <w:p w14:paraId="1657C574" w14:textId="7A3F2251" w:rsidR="006F308D" w:rsidRPr="005F34D6" w:rsidDel="00241A9B" w:rsidRDefault="006F308D" w:rsidP="006F308D">
      <w:pPr>
        <w:pStyle w:val="ListParagraph"/>
        <w:rPr>
          <w:del w:id="1231" w:author="Stefan Jang" w:date="2018-03-13T18:12:00Z"/>
          <w:sz w:val="24"/>
          <w:szCs w:val="24"/>
          <w:rPrChange w:id="1232" w:author="Stefan Jang" w:date="2018-03-13T17:24:00Z">
            <w:rPr>
              <w:del w:id="1233" w:author="Stefan Jang" w:date="2018-03-13T18:12:00Z"/>
            </w:rPr>
          </w:rPrChange>
        </w:rPr>
      </w:pPr>
      <w:del w:id="1234" w:author="Stefan Jang" w:date="2018-03-13T18:12:00Z">
        <w:r w:rsidRPr="005F34D6" w:rsidDel="00241A9B">
          <w:rPr>
            <w:sz w:val="24"/>
            <w:szCs w:val="24"/>
            <w:rPrChange w:id="1235" w:author="Stefan Jang" w:date="2018-03-13T17:24:00Z">
              <w:rPr/>
            </w:rPrChange>
          </w:rPr>
          <w:delText>P7FrwvLmB/tAlN085k89w5DqlElUPP1XX0BoqaFbQe/IDWeY18nfJphwAG07Xmit</w:delText>
        </w:r>
      </w:del>
    </w:p>
    <w:p w14:paraId="403EB4B4" w14:textId="4CDBA9A1" w:rsidR="006F308D" w:rsidRPr="005F34D6" w:rsidDel="00241A9B" w:rsidRDefault="006F308D" w:rsidP="006F308D">
      <w:pPr>
        <w:pStyle w:val="ListParagraph"/>
        <w:rPr>
          <w:del w:id="1236" w:author="Stefan Jang" w:date="2018-03-13T18:12:00Z"/>
          <w:sz w:val="24"/>
          <w:szCs w:val="24"/>
          <w:rPrChange w:id="1237" w:author="Stefan Jang" w:date="2018-03-13T17:24:00Z">
            <w:rPr>
              <w:del w:id="1238" w:author="Stefan Jang" w:date="2018-03-13T18:12:00Z"/>
            </w:rPr>
          </w:rPrChange>
        </w:rPr>
      </w:pPr>
      <w:del w:id="1239" w:author="Stefan Jang" w:date="2018-03-13T18:12:00Z">
        <w:r w:rsidRPr="005F34D6" w:rsidDel="00241A9B">
          <w:rPr>
            <w:sz w:val="24"/>
            <w:szCs w:val="24"/>
            <w:rPrChange w:id="1240" w:author="Stefan Jang" w:date="2018-03-13T17:24:00Z">
              <w:rPr/>
            </w:rPrChange>
          </w:rPr>
          <w:delText>Ybl5KyWhl5YyjHdJ5Xs0AH22O20VKnGNnqOpvqnQnT8ZjzakuJwkmNDvOPJbNbrD</w:delText>
        </w:r>
      </w:del>
    </w:p>
    <w:p w14:paraId="40A734C2" w14:textId="0FBE6CBE" w:rsidR="006F308D" w:rsidRPr="005F34D6" w:rsidDel="00241A9B" w:rsidRDefault="006F308D" w:rsidP="006F308D">
      <w:pPr>
        <w:pStyle w:val="ListParagraph"/>
        <w:rPr>
          <w:del w:id="1241" w:author="Stefan Jang" w:date="2018-03-13T18:12:00Z"/>
          <w:sz w:val="24"/>
          <w:szCs w:val="24"/>
          <w:rPrChange w:id="1242" w:author="Stefan Jang" w:date="2018-03-13T17:24:00Z">
            <w:rPr>
              <w:del w:id="1243" w:author="Stefan Jang" w:date="2018-03-13T18:12:00Z"/>
            </w:rPr>
          </w:rPrChange>
        </w:rPr>
      </w:pPr>
      <w:del w:id="1244" w:author="Stefan Jang" w:date="2018-03-13T18:12:00Z">
        <w:r w:rsidRPr="005F34D6" w:rsidDel="00241A9B">
          <w:rPr>
            <w:sz w:val="24"/>
            <w:szCs w:val="24"/>
            <w:rPrChange w:id="1245" w:author="Stefan Jang" w:date="2018-03-13T17:24:00Z">
              <w:rPr/>
            </w:rPrChange>
          </w:rPr>
          <w:delText>nKtk/uhpNB1lRnvqsCsQpXKJtlTio0WqBwfFJlKZEekq7XmOTHlGBDD//MeAXo0I</w:delText>
        </w:r>
      </w:del>
    </w:p>
    <w:p w14:paraId="699FC85F" w14:textId="1D73F5CF" w:rsidR="006F308D" w:rsidRPr="005F34D6" w:rsidDel="00241A9B" w:rsidRDefault="006F308D" w:rsidP="006F308D">
      <w:pPr>
        <w:pStyle w:val="ListParagraph"/>
        <w:rPr>
          <w:del w:id="1246" w:author="Stefan Jang" w:date="2018-03-13T18:12:00Z"/>
          <w:sz w:val="24"/>
          <w:szCs w:val="24"/>
          <w:rPrChange w:id="1247" w:author="Stefan Jang" w:date="2018-03-13T17:24:00Z">
            <w:rPr>
              <w:del w:id="1248" w:author="Stefan Jang" w:date="2018-03-13T18:12:00Z"/>
            </w:rPr>
          </w:rPrChange>
        </w:rPr>
      </w:pPr>
      <w:del w:id="1249" w:author="Stefan Jang" w:date="2018-03-13T18:12:00Z">
        <w:r w:rsidRPr="005F34D6" w:rsidDel="00241A9B">
          <w:rPr>
            <w:sz w:val="24"/>
            <w:szCs w:val="24"/>
            <w:rPrChange w:id="1250" w:author="Stefan Jang" w:date="2018-03-13T17:24:00Z">
              <w:rPr/>
            </w:rPrChange>
          </w:rPr>
          <w:delText>QahodwnsO/M=</w:delText>
        </w:r>
      </w:del>
    </w:p>
    <w:p w14:paraId="31D6D2CF" w14:textId="027DC2E6" w:rsidR="006F308D" w:rsidRPr="005F34D6" w:rsidDel="00241A9B" w:rsidRDefault="006F308D" w:rsidP="006F308D">
      <w:pPr>
        <w:pStyle w:val="ListParagraph"/>
        <w:rPr>
          <w:del w:id="1251" w:author="Stefan Jang" w:date="2018-03-13T18:12:00Z"/>
          <w:sz w:val="24"/>
          <w:szCs w:val="24"/>
          <w:rPrChange w:id="1252" w:author="Stefan Jang" w:date="2018-03-13T17:24:00Z">
            <w:rPr>
              <w:del w:id="1253" w:author="Stefan Jang" w:date="2018-03-13T18:12:00Z"/>
            </w:rPr>
          </w:rPrChange>
        </w:rPr>
      </w:pPr>
      <w:del w:id="1254" w:author="Stefan Jang" w:date="2018-03-13T18:12:00Z">
        <w:r w:rsidRPr="005F34D6" w:rsidDel="00241A9B">
          <w:rPr>
            <w:sz w:val="24"/>
            <w:szCs w:val="24"/>
            <w:rPrChange w:id="1255" w:author="Stefan Jang" w:date="2018-03-13T17:24:00Z">
              <w:rPr/>
            </w:rPrChange>
          </w:rPr>
          <w:delText>-----END CERTIFICATE REQUEST-----</w:delText>
        </w:r>
      </w:del>
    </w:p>
    <w:p w14:paraId="19621110" w14:textId="2DAA9599" w:rsidR="006F308D" w:rsidRPr="005F34D6" w:rsidDel="00241A9B" w:rsidRDefault="006F308D" w:rsidP="006F308D">
      <w:pPr>
        <w:pStyle w:val="ListParagraph"/>
        <w:rPr>
          <w:del w:id="1256" w:author="Stefan Jang" w:date="2018-03-13T18:12:00Z"/>
          <w:sz w:val="24"/>
          <w:szCs w:val="24"/>
          <w:rPrChange w:id="1257" w:author="Stefan Jang" w:date="2018-03-13T17:24:00Z">
            <w:rPr>
              <w:del w:id="1258" w:author="Stefan Jang" w:date="2018-03-13T18:12:00Z"/>
            </w:rPr>
          </w:rPrChange>
        </w:rPr>
      </w:pPr>
    </w:p>
    <w:p w14:paraId="62355FB0" w14:textId="7BDF93AD" w:rsidR="006F308D" w:rsidRPr="005F34D6" w:rsidDel="00473997" w:rsidRDefault="006F308D">
      <w:pPr>
        <w:rPr>
          <w:del w:id="1259" w:author="Stefan Jang" w:date="2018-03-13T12:51:00Z"/>
          <w:sz w:val="24"/>
          <w:szCs w:val="24"/>
          <w:rPrChange w:id="1260" w:author="Stefan Jang" w:date="2018-03-13T17:24:00Z">
            <w:rPr>
              <w:del w:id="1261" w:author="Stefan Jang" w:date="2018-03-13T12:51:00Z"/>
            </w:rPr>
          </w:rPrChange>
        </w:rPr>
        <w:pPrChange w:id="1262" w:author="Stefan Jang" w:date="2018-03-13T12:51:00Z">
          <w:pPr>
            <w:pStyle w:val="ListParagraph"/>
          </w:pPr>
        </w:pPrChange>
      </w:pPr>
      <w:del w:id="1263" w:author="Stefan Jang" w:date="2018-03-13T12:51:00Z">
        <w:r w:rsidRPr="005F34D6" w:rsidDel="00473997">
          <w:rPr>
            <w:sz w:val="24"/>
            <w:szCs w:val="24"/>
            <w:rPrChange w:id="1264" w:author="Stefan Jang" w:date="2018-03-13T17:24:00Z">
              <w:rPr/>
            </w:rPrChange>
          </w:rPr>
          <w:delText xml:space="preserve">TYR105:FID128:root&gt; </w:delText>
        </w:r>
        <w:r w:rsidRPr="005F34D6" w:rsidDel="00473997">
          <w:rPr>
            <w:b/>
            <w:sz w:val="24"/>
            <w:szCs w:val="24"/>
            <w:rPrChange w:id="1265" w:author="Stefan Jang" w:date="2018-03-13T17:24:00Z">
              <w:rPr>
                <w:b/>
              </w:rPr>
            </w:rPrChange>
          </w:rPr>
          <w:delText>pwd</w:delText>
        </w:r>
      </w:del>
    </w:p>
    <w:p w14:paraId="34A4CAB7" w14:textId="3BAC4857" w:rsidR="006F308D" w:rsidRPr="005F34D6" w:rsidDel="00473997" w:rsidRDefault="006F308D">
      <w:pPr>
        <w:rPr>
          <w:del w:id="1266" w:author="Stefan Jang" w:date="2018-03-13T12:51:00Z"/>
          <w:b/>
          <w:sz w:val="24"/>
          <w:szCs w:val="24"/>
          <w:rPrChange w:id="1267" w:author="Stefan Jang" w:date="2018-03-13T17:24:00Z">
            <w:rPr>
              <w:del w:id="1268" w:author="Stefan Jang" w:date="2018-03-13T12:51:00Z"/>
              <w:b/>
            </w:rPr>
          </w:rPrChange>
        </w:rPr>
        <w:pPrChange w:id="1269" w:author="Stefan Jang" w:date="2018-03-13T12:51:00Z">
          <w:pPr>
            <w:pStyle w:val="ListParagraph"/>
          </w:pPr>
        </w:pPrChange>
      </w:pPr>
      <w:del w:id="1270" w:author="Stefan Jang" w:date="2018-03-13T12:51:00Z">
        <w:r w:rsidRPr="005F34D6" w:rsidDel="00473997">
          <w:rPr>
            <w:b/>
            <w:sz w:val="24"/>
            <w:szCs w:val="24"/>
            <w:rPrChange w:id="1271" w:author="Stefan Jang" w:date="2018-03-13T17:24:00Z">
              <w:rPr>
                <w:b/>
              </w:rPr>
            </w:rPrChange>
          </w:rPr>
          <w:delText>/etc/fabos/certs</w:delText>
        </w:r>
      </w:del>
    </w:p>
    <w:p w14:paraId="310197E9" w14:textId="0BE3A5C6" w:rsidR="006F308D" w:rsidRPr="005F34D6" w:rsidDel="00473997" w:rsidRDefault="006F308D">
      <w:pPr>
        <w:rPr>
          <w:del w:id="1272" w:author="Stefan Jang" w:date="2018-03-13T12:51:00Z"/>
          <w:sz w:val="24"/>
          <w:szCs w:val="24"/>
          <w:rPrChange w:id="1273" w:author="Stefan Jang" w:date="2018-03-13T17:24:00Z">
            <w:rPr>
              <w:del w:id="1274" w:author="Stefan Jang" w:date="2018-03-13T12:51:00Z"/>
            </w:rPr>
          </w:rPrChange>
        </w:rPr>
        <w:pPrChange w:id="1275" w:author="Stefan Jang" w:date="2018-03-13T12:51:00Z">
          <w:pPr>
            <w:pStyle w:val="ListParagraph"/>
          </w:pPr>
        </w:pPrChange>
      </w:pPr>
      <w:del w:id="1276" w:author="Stefan Jang" w:date="2018-03-13T12:51:00Z">
        <w:r w:rsidRPr="005F34D6" w:rsidDel="00473997">
          <w:rPr>
            <w:sz w:val="24"/>
            <w:szCs w:val="24"/>
            <w:rPrChange w:id="1277" w:author="Stefan Jang" w:date="2018-03-13T17:24:00Z">
              <w:rPr/>
            </w:rPrChange>
          </w:rPr>
          <w:delText>TYR105:FID128:root&gt; ls</w:delText>
        </w:r>
      </w:del>
    </w:p>
    <w:p w14:paraId="252D9FC9" w14:textId="46EBC326" w:rsidR="006F308D" w:rsidRPr="005F34D6" w:rsidDel="00473997" w:rsidRDefault="006F308D">
      <w:pPr>
        <w:rPr>
          <w:del w:id="1278" w:author="Stefan Jang" w:date="2018-03-13T12:51:00Z"/>
          <w:sz w:val="24"/>
          <w:szCs w:val="24"/>
          <w:rPrChange w:id="1279" w:author="Stefan Jang" w:date="2018-03-13T17:24:00Z">
            <w:rPr>
              <w:del w:id="1280" w:author="Stefan Jang" w:date="2018-03-13T12:51:00Z"/>
            </w:rPr>
          </w:rPrChange>
        </w:rPr>
        <w:pPrChange w:id="1281" w:author="Stefan Jang" w:date="2018-03-13T12:51:00Z">
          <w:pPr>
            <w:pStyle w:val="ListParagraph"/>
          </w:pPr>
        </w:pPrChange>
      </w:pPr>
      <w:del w:id="1282" w:author="Stefan Jang" w:date="2018-03-13T12:51:00Z">
        <w:r w:rsidRPr="005F34D6" w:rsidDel="00473997">
          <w:rPr>
            <w:sz w:val="24"/>
            <w:szCs w:val="24"/>
            <w:rPrChange w:id="1283" w:author="Stefan Jang" w:date="2018-03-13T17:24:00Z">
              <w:rPr/>
            </w:rPrChange>
          </w:rPr>
          <w:delText>ldap/  mgmt/  radius/  sw0/  sw1/</w:delText>
        </w:r>
      </w:del>
    </w:p>
    <w:p w14:paraId="6257A933" w14:textId="20DEE08A" w:rsidR="006F308D" w:rsidRPr="005F34D6" w:rsidDel="00473997" w:rsidRDefault="006F308D">
      <w:pPr>
        <w:rPr>
          <w:del w:id="1284" w:author="Stefan Jang" w:date="2018-03-13T12:51:00Z"/>
          <w:sz w:val="24"/>
          <w:szCs w:val="24"/>
          <w:rPrChange w:id="1285" w:author="Stefan Jang" w:date="2018-03-13T17:24:00Z">
            <w:rPr>
              <w:del w:id="1286" w:author="Stefan Jang" w:date="2018-03-13T12:51:00Z"/>
            </w:rPr>
          </w:rPrChange>
        </w:rPr>
        <w:pPrChange w:id="1287" w:author="Stefan Jang" w:date="2018-03-13T12:51:00Z">
          <w:pPr>
            <w:pStyle w:val="ListParagraph"/>
          </w:pPr>
        </w:pPrChange>
      </w:pPr>
      <w:del w:id="1288" w:author="Stefan Jang" w:date="2018-03-13T12:51:00Z">
        <w:r w:rsidRPr="005F34D6" w:rsidDel="00473997">
          <w:rPr>
            <w:sz w:val="24"/>
            <w:szCs w:val="24"/>
            <w:rPrChange w:id="1289" w:author="Stefan Jang" w:date="2018-03-13T17:24:00Z">
              <w:rPr/>
            </w:rPrChange>
          </w:rPr>
          <w:delText>cd TYR105:FID128:root&gt; cd sw0</w:delText>
        </w:r>
      </w:del>
    </w:p>
    <w:p w14:paraId="5802F8CB" w14:textId="66D43AA6" w:rsidR="006F308D" w:rsidRPr="005F34D6" w:rsidDel="00473997" w:rsidRDefault="006F308D">
      <w:pPr>
        <w:rPr>
          <w:del w:id="1290" w:author="Stefan Jang" w:date="2018-03-13T12:51:00Z"/>
          <w:sz w:val="24"/>
          <w:szCs w:val="24"/>
          <w:rPrChange w:id="1291" w:author="Stefan Jang" w:date="2018-03-13T17:24:00Z">
            <w:rPr>
              <w:del w:id="1292" w:author="Stefan Jang" w:date="2018-03-13T12:51:00Z"/>
            </w:rPr>
          </w:rPrChange>
        </w:rPr>
        <w:pPrChange w:id="1293" w:author="Stefan Jang" w:date="2018-03-13T12:51:00Z">
          <w:pPr>
            <w:pStyle w:val="ListParagraph"/>
          </w:pPr>
        </w:pPrChange>
      </w:pPr>
      <w:del w:id="1294" w:author="Stefan Jang" w:date="2018-03-13T12:51:00Z">
        <w:r w:rsidRPr="005F34D6" w:rsidDel="00473997">
          <w:rPr>
            <w:sz w:val="24"/>
            <w:szCs w:val="24"/>
            <w:rPrChange w:id="1295" w:author="Stefan Jang" w:date="2018-03-13T17:24:00Z">
              <w:rPr/>
            </w:rPrChange>
          </w:rPr>
          <w:delText>TYR105:FID128:root&gt; ls</w:delText>
        </w:r>
      </w:del>
    </w:p>
    <w:p w14:paraId="050F79D6" w14:textId="47710417" w:rsidR="006F308D" w:rsidRPr="005F34D6" w:rsidDel="00473997" w:rsidRDefault="006F308D">
      <w:pPr>
        <w:rPr>
          <w:del w:id="1296" w:author="Stefan Jang" w:date="2018-03-13T12:51:00Z"/>
          <w:b/>
          <w:sz w:val="24"/>
          <w:szCs w:val="24"/>
          <w:rPrChange w:id="1297" w:author="Stefan Jang" w:date="2018-03-13T17:24:00Z">
            <w:rPr>
              <w:del w:id="1298" w:author="Stefan Jang" w:date="2018-03-13T12:51:00Z"/>
              <w:b/>
            </w:rPr>
          </w:rPrChange>
        </w:rPr>
        <w:pPrChange w:id="1299" w:author="Stefan Jang" w:date="2018-03-13T12:51:00Z">
          <w:pPr>
            <w:pStyle w:val="ListParagraph"/>
          </w:pPr>
        </w:pPrChange>
      </w:pPr>
      <w:del w:id="1300" w:author="Stefan Jang" w:date="2018-03-13T12:51:00Z">
        <w:r w:rsidRPr="005F34D6" w:rsidDel="00473997">
          <w:rPr>
            <w:b/>
            <w:sz w:val="24"/>
            <w:szCs w:val="24"/>
            <w:rPrChange w:id="1301" w:author="Stefan Jang" w:date="2018-03-13T17:24:00Z">
              <w:rPr>
                <w:b/>
              </w:rPr>
            </w:rPrChange>
          </w:rPr>
          <w:delText>10.17.55.105.csr  cacert.pem  pvt_key  servercert.pem</w:delText>
        </w:r>
      </w:del>
    </w:p>
    <w:p w14:paraId="3DC1C469" w14:textId="5EA79375" w:rsidR="006F308D" w:rsidRPr="005F34D6" w:rsidDel="00473997" w:rsidRDefault="006F308D">
      <w:pPr>
        <w:rPr>
          <w:del w:id="1302" w:author="Stefan Jang" w:date="2018-03-13T12:51:00Z"/>
          <w:sz w:val="24"/>
          <w:szCs w:val="24"/>
          <w:rPrChange w:id="1303" w:author="Stefan Jang" w:date="2018-03-13T17:24:00Z">
            <w:rPr>
              <w:del w:id="1304" w:author="Stefan Jang" w:date="2018-03-13T12:51:00Z"/>
            </w:rPr>
          </w:rPrChange>
        </w:rPr>
        <w:pPrChange w:id="1305" w:author="Stefan Jang" w:date="2018-03-13T12:51:00Z">
          <w:pPr>
            <w:pStyle w:val="ListParagraph"/>
          </w:pPr>
        </w:pPrChange>
      </w:pPr>
      <w:del w:id="1306" w:author="Stefan Jang" w:date="2018-03-13T12:51:00Z">
        <w:r w:rsidRPr="005F34D6" w:rsidDel="00473997">
          <w:rPr>
            <w:sz w:val="24"/>
            <w:szCs w:val="24"/>
            <w:rPrChange w:id="1307" w:author="Stefan Jang" w:date="2018-03-13T17:24:00Z">
              <w:rPr/>
            </w:rPrChange>
          </w:rPr>
          <w:delText>TYR105:FID128:root&gt; ls -l</w:delText>
        </w:r>
      </w:del>
    </w:p>
    <w:p w14:paraId="4D98B66D" w14:textId="2DC346E7" w:rsidR="006F308D" w:rsidRPr="005F34D6" w:rsidDel="00473997" w:rsidRDefault="006F308D">
      <w:pPr>
        <w:rPr>
          <w:del w:id="1308" w:author="Stefan Jang" w:date="2018-03-13T12:51:00Z"/>
          <w:sz w:val="24"/>
          <w:szCs w:val="24"/>
          <w:rPrChange w:id="1309" w:author="Stefan Jang" w:date="2018-03-13T17:24:00Z">
            <w:rPr>
              <w:del w:id="1310" w:author="Stefan Jang" w:date="2018-03-13T12:51:00Z"/>
            </w:rPr>
          </w:rPrChange>
        </w:rPr>
        <w:pPrChange w:id="1311" w:author="Stefan Jang" w:date="2018-03-13T12:51:00Z">
          <w:pPr>
            <w:pStyle w:val="ListParagraph"/>
          </w:pPr>
        </w:pPrChange>
      </w:pPr>
      <w:del w:id="1312" w:author="Stefan Jang" w:date="2018-03-13T12:51:00Z">
        <w:r w:rsidRPr="005F34D6" w:rsidDel="00473997">
          <w:rPr>
            <w:sz w:val="24"/>
            <w:szCs w:val="24"/>
            <w:rPrChange w:id="1313" w:author="Stefan Jang" w:date="2018-03-13T17:24:00Z">
              <w:rPr/>
            </w:rPrChange>
          </w:rPr>
          <w:delText>total 16</w:delText>
        </w:r>
      </w:del>
    </w:p>
    <w:p w14:paraId="769B5BF8" w14:textId="557D49EA" w:rsidR="006F308D" w:rsidRPr="005F34D6" w:rsidDel="00473997" w:rsidRDefault="006F308D">
      <w:pPr>
        <w:rPr>
          <w:del w:id="1314" w:author="Stefan Jang" w:date="2018-03-13T12:51:00Z"/>
          <w:sz w:val="24"/>
          <w:szCs w:val="24"/>
          <w:rPrChange w:id="1315" w:author="Stefan Jang" w:date="2018-03-13T17:24:00Z">
            <w:rPr>
              <w:del w:id="1316" w:author="Stefan Jang" w:date="2018-03-13T12:51:00Z"/>
            </w:rPr>
          </w:rPrChange>
        </w:rPr>
        <w:pPrChange w:id="1317" w:author="Stefan Jang" w:date="2018-03-13T12:51:00Z">
          <w:pPr>
            <w:pStyle w:val="ListParagraph"/>
          </w:pPr>
        </w:pPrChange>
      </w:pPr>
      <w:del w:id="1318" w:author="Stefan Jang" w:date="2018-03-13T12:51:00Z">
        <w:r w:rsidRPr="005F34D6" w:rsidDel="00473997">
          <w:rPr>
            <w:sz w:val="24"/>
            <w:szCs w:val="24"/>
            <w:rPrChange w:id="1319" w:author="Stefan Jang" w:date="2018-03-13T17:24:00Z">
              <w:rPr/>
            </w:rPrChange>
          </w:rPr>
          <w:delText>-rw-r--r--   1 root     root         1123 Mar  8 19:10 10.17.55.105.csr</w:delText>
        </w:r>
      </w:del>
    </w:p>
    <w:p w14:paraId="41243A45" w14:textId="2C8675A9" w:rsidR="006F308D" w:rsidRPr="005F34D6" w:rsidDel="00473997" w:rsidRDefault="006F308D">
      <w:pPr>
        <w:rPr>
          <w:del w:id="1320" w:author="Stefan Jang" w:date="2018-03-13T12:51:00Z"/>
          <w:sz w:val="24"/>
          <w:szCs w:val="24"/>
          <w:rPrChange w:id="1321" w:author="Stefan Jang" w:date="2018-03-13T17:24:00Z">
            <w:rPr>
              <w:del w:id="1322" w:author="Stefan Jang" w:date="2018-03-13T12:51:00Z"/>
            </w:rPr>
          </w:rPrChange>
        </w:rPr>
        <w:pPrChange w:id="1323" w:author="Stefan Jang" w:date="2018-03-13T12:51:00Z">
          <w:pPr>
            <w:pStyle w:val="ListParagraph"/>
          </w:pPr>
        </w:pPrChange>
      </w:pPr>
      <w:del w:id="1324" w:author="Stefan Jang" w:date="2018-03-13T12:51:00Z">
        <w:r w:rsidRPr="005F34D6" w:rsidDel="00473997">
          <w:rPr>
            <w:sz w:val="24"/>
            <w:szCs w:val="24"/>
            <w:rPrChange w:id="1325" w:author="Stefan Jang" w:date="2018-03-13T17:24:00Z">
              <w:rPr/>
            </w:rPrChange>
          </w:rPr>
          <w:delText>-r--r--r--   1 root     root         1359 Mar  8 19:21 cacert.pem</w:delText>
        </w:r>
      </w:del>
    </w:p>
    <w:p w14:paraId="25DC489A" w14:textId="28137FC8" w:rsidR="006F308D" w:rsidRPr="005F34D6" w:rsidDel="00473997" w:rsidRDefault="006F308D">
      <w:pPr>
        <w:rPr>
          <w:del w:id="1326" w:author="Stefan Jang" w:date="2018-03-13T12:51:00Z"/>
          <w:sz w:val="24"/>
          <w:szCs w:val="24"/>
          <w:rPrChange w:id="1327" w:author="Stefan Jang" w:date="2018-03-13T17:24:00Z">
            <w:rPr>
              <w:del w:id="1328" w:author="Stefan Jang" w:date="2018-03-13T12:51:00Z"/>
            </w:rPr>
          </w:rPrChange>
        </w:rPr>
        <w:pPrChange w:id="1329" w:author="Stefan Jang" w:date="2018-03-13T12:51:00Z">
          <w:pPr>
            <w:pStyle w:val="ListParagraph"/>
          </w:pPr>
        </w:pPrChange>
      </w:pPr>
      <w:del w:id="1330" w:author="Stefan Jang" w:date="2018-03-13T12:51:00Z">
        <w:r w:rsidRPr="005F34D6" w:rsidDel="00473997">
          <w:rPr>
            <w:sz w:val="24"/>
            <w:szCs w:val="24"/>
            <w:rPrChange w:id="1331" w:author="Stefan Jang" w:date="2018-03-13T17:24:00Z">
              <w:rPr/>
            </w:rPrChange>
          </w:rPr>
          <w:delText>-r--------   1 root     root         1675 Mar  8 19:09 pvt_key</w:delText>
        </w:r>
      </w:del>
    </w:p>
    <w:p w14:paraId="0EDA0621" w14:textId="2C3DB5EB" w:rsidR="006F308D" w:rsidRPr="005F34D6" w:rsidDel="00473997" w:rsidRDefault="006F308D">
      <w:pPr>
        <w:rPr>
          <w:del w:id="1332" w:author="Stefan Jang" w:date="2018-03-13T12:51:00Z"/>
          <w:sz w:val="24"/>
          <w:szCs w:val="24"/>
          <w:rPrChange w:id="1333" w:author="Stefan Jang" w:date="2018-03-13T17:24:00Z">
            <w:rPr>
              <w:del w:id="1334" w:author="Stefan Jang" w:date="2018-03-13T12:51:00Z"/>
            </w:rPr>
          </w:rPrChange>
        </w:rPr>
        <w:pPrChange w:id="1335" w:author="Stefan Jang" w:date="2018-03-13T12:51:00Z">
          <w:pPr>
            <w:pStyle w:val="ListParagraph"/>
          </w:pPr>
        </w:pPrChange>
      </w:pPr>
      <w:del w:id="1336" w:author="Stefan Jang" w:date="2018-03-13T12:51:00Z">
        <w:r w:rsidRPr="005F34D6" w:rsidDel="00473997">
          <w:rPr>
            <w:sz w:val="24"/>
            <w:szCs w:val="24"/>
            <w:rPrChange w:id="1337" w:author="Stefan Jang" w:date="2018-03-13T17:24:00Z">
              <w:rPr/>
            </w:rPrChange>
          </w:rPr>
          <w:delText>-rw-r--r--   1 root     root         1647 Mar  8 19:23 servercert.pem</w:delText>
        </w:r>
      </w:del>
    </w:p>
    <w:p w14:paraId="5D29CCB8" w14:textId="27E17920" w:rsidR="006F308D" w:rsidRPr="005F34D6" w:rsidDel="00DA5464" w:rsidRDefault="006F308D">
      <w:pPr>
        <w:rPr>
          <w:del w:id="1338" w:author="Stefan Jang" w:date="2018-03-13T19:12:00Z"/>
          <w:sz w:val="24"/>
          <w:szCs w:val="24"/>
          <w:rPrChange w:id="1339" w:author="Stefan Jang" w:date="2018-03-13T17:24:00Z">
            <w:rPr>
              <w:del w:id="1340" w:author="Stefan Jang" w:date="2018-03-13T19:12:00Z"/>
            </w:rPr>
          </w:rPrChange>
        </w:rPr>
        <w:pPrChange w:id="1341" w:author="Stefan Jang" w:date="2018-03-13T12:51:00Z">
          <w:pPr>
            <w:pStyle w:val="ListParagraph"/>
          </w:pPr>
        </w:pPrChange>
      </w:pPr>
    </w:p>
    <w:p w14:paraId="279F998B" w14:textId="521072AE" w:rsidR="006F308D" w:rsidRPr="00CE6615" w:rsidRDefault="00CE6615">
      <w:pPr>
        <w:pStyle w:val="Heading1"/>
        <w:rPr>
          <w:b/>
          <w:u w:val="single"/>
          <w:rPrChange w:id="1342" w:author="Stefan Jang" w:date="2018-03-13T18:22:00Z">
            <w:rPr/>
          </w:rPrChange>
        </w:rPr>
        <w:pPrChange w:id="1343" w:author="Stefan Jang" w:date="2018-03-13T18:21:00Z">
          <w:pPr>
            <w:pStyle w:val="ListParagraph"/>
          </w:pPr>
        </w:pPrChange>
      </w:pPr>
      <w:ins w:id="1344" w:author="Stefan Jang" w:date="2018-03-13T18:12:00Z">
        <w:r w:rsidRPr="00CE6615">
          <w:rPr>
            <w:b/>
            <w:u w:val="single"/>
            <w:rPrChange w:id="1345" w:author="Stefan Jang" w:date="2018-03-13T18:22:00Z">
              <w:rPr>
                <w:sz w:val="24"/>
                <w:szCs w:val="24"/>
              </w:rPr>
            </w:rPrChange>
          </w:rPr>
          <w:t>Registering the CA certificates to the server and working with the PyFOS under the secured mode, CA.</w:t>
        </w:r>
      </w:ins>
    </w:p>
    <w:p w14:paraId="30D23626" w14:textId="77777777" w:rsidR="006F308D" w:rsidRPr="005F34D6" w:rsidRDefault="006F308D" w:rsidP="006F308D">
      <w:pPr>
        <w:pStyle w:val="ListParagraph"/>
        <w:rPr>
          <w:sz w:val="24"/>
          <w:szCs w:val="24"/>
          <w:rPrChange w:id="1346" w:author="Stefan Jang" w:date="2018-03-13T17:24:00Z">
            <w:rPr/>
          </w:rPrChange>
        </w:rPr>
      </w:pPr>
    </w:p>
    <w:p w14:paraId="0B7422AE" w14:textId="1B9C20BC" w:rsidR="006F308D" w:rsidRPr="00CE6615" w:rsidDel="00CE6615" w:rsidRDefault="006F308D">
      <w:pPr>
        <w:rPr>
          <w:del w:id="1347" w:author="Stefan Jang" w:date="2018-03-13T18:21:00Z"/>
          <w:sz w:val="20"/>
          <w:szCs w:val="20"/>
          <w:rPrChange w:id="1348" w:author="Stefan Jang" w:date="2018-03-13T18:22:00Z">
            <w:rPr>
              <w:del w:id="1349" w:author="Stefan Jang" w:date="2018-03-13T18:21:00Z"/>
              <w:b/>
              <w:sz w:val="40"/>
              <w:szCs w:val="40"/>
            </w:rPr>
          </w:rPrChange>
        </w:rPr>
        <w:pPrChange w:id="1350" w:author="Stefan Jang" w:date="2018-03-13T18:21:00Z">
          <w:pPr>
            <w:pStyle w:val="ListParagraph"/>
            <w:numPr>
              <w:numId w:val="6"/>
            </w:numPr>
            <w:ind w:hanging="360"/>
          </w:pPr>
        </w:pPrChange>
      </w:pPr>
      <w:del w:id="1351" w:author="Stefan Jang" w:date="2018-03-13T18:21:00Z">
        <w:r w:rsidRPr="00CE6615" w:rsidDel="00CE6615">
          <w:rPr>
            <w:sz w:val="20"/>
            <w:szCs w:val="20"/>
            <w:rPrChange w:id="1352" w:author="Stefan Jang" w:date="2018-03-13T18:22:00Z">
              <w:rPr>
                <w:b/>
                <w:sz w:val="40"/>
                <w:szCs w:val="40"/>
              </w:rPr>
            </w:rPrChange>
          </w:rPr>
          <w:delText>Now under the VM server, you will see following directories and files under the /root/ca dir.</w:delText>
        </w:r>
      </w:del>
    </w:p>
    <w:p w14:paraId="6920A8D6" w14:textId="76645C50" w:rsidR="009C28BA" w:rsidRPr="00CE6615" w:rsidRDefault="009C28BA">
      <w:pPr>
        <w:rPr>
          <w:ins w:id="1353" w:author="Stefan Jang" w:date="2018-03-13T13:48:00Z"/>
          <w:sz w:val="20"/>
          <w:szCs w:val="20"/>
          <w:rPrChange w:id="1354" w:author="Stefan Jang" w:date="2018-03-13T18:22:00Z">
            <w:rPr>
              <w:ins w:id="1355" w:author="Stefan Jang" w:date="2018-03-13T13:48:00Z"/>
              <w:b/>
              <w:sz w:val="40"/>
              <w:szCs w:val="40"/>
            </w:rPr>
          </w:rPrChange>
        </w:rPr>
        <w:pPrChange w:id="1356" w:author="Stefan Jang" w:date="2018-03-13T18:22:00Z">
          <w:pPr>
            <w:pStyle w:val="ListParagraph"/>
          </w:pPr>
        </w:pPrChange>
      </w:pPr>
      <w:ins w:id="1357" w:author="Stefan Jang" w:date="2018-03-13T13:48:00Z">
        <w:r w:rsidRPr="00CE6615">
          <w:rPr>
            <w:sz w:val="20"/>
            <w:szCs w:val="20"/>
            <w:rPrChange w:id="1358" w:author="Stefan Jang" w:date="2018-03-13T18:22:00Z">
              <w:rPr>
                <w:b/>
                <w:sz w:val="40"/>
                <w:szCs w:val="40"/>
              </w:rPr>
            </w:rPrChange>
          </w:rPr>
          <w:t>There are 2 different ways to update/register certificates on the VM server.</w:t>
        </w:r>
      </w:ins>
    </w:p>
    <w:p w14:paraId="0D864D4D" w14:textId="74503EEA" w:rsidR="009C28BA" w:rsidRPr="005F34D6" w:rsidRDefault="009C28BA" w:rsidP="005E7709">
      <w:pPr>
        <w:pStyle w:val="ListParagraph"/>
        <w:rPr>
          <w:ins w:id="1359" w:author="Stefan Jang" w:date="2018-03-13T13:49:00Z"/>
          <w:b/>
          <w:sz w:val="24"/>
          <w:szCs w:val="24"/>
          <w:rPrChange w:id="1360" w:author="Stefan Jang" w:date="2018-03-13T17:24:00Z">
            <w:rPr>
              <w:ins w:id="1361" w:author="Stefan Jang" w:date="2018-03-13T13:49:00Z"/>
              <w:b/>
              <w:sz w:val="40"/>
              <w:szCs w:val="40"/>
            </w:rPr>
          </w:rPrChange>
        </w:rPr>
      </w:pPr>
    </w:p>
    <w:p w14:paraId="458A7CD6" w14:textId="55F77B78" w:rsidR="009C28BA" w:rsidRPr="00CE6615" w:rsidRDefault="009C28BA">
      <w:pPr>
        <w:pStyle w:val="Heading2"/>
        <w:rPr>
          <w:ins w:id="1362" w:author="Stefan Jang" w:date="2018-03-13T13:49:00Z"/>
          <w:rPrChange w:id="1363" w:author="Stefan Jang" w:date="2018-03-13T18:22:00Z">
            <w:rPr>
              <w:ins w:id="1364" w:author="Stefan Jang" w:date="2018-03-13T13:49:00Z"/>
              <w:b/>
              <w:sz w:val="40"/>
              <w:szCs w:val="40"/>
            </w:rPr>
          </w:rPrChange>
        </w:rPr>
        <w:pPrChange w:id="1365" w:author="Stefan Jang" w:date="2018-03-13T18:26:00Z">
          <w:pPr>
            <w:pStyle w:val="ListParagraph"/>
          </w:pPr>
        </w:pPrChange>
      </w:pPr>
      <w:ins w:id="1366" w:author="Stefan Jang" w:date="2018-03-13T13:49:00Z">
        <w:r w:rsidRPr="00CE6615">
          <w:rPr>
            <w:rPrChange w:id="1367" w:author="Stefan Jang" w:date="2018-03-13T18:22:00Z">
              <w:rPr>
                <w:b/>
                <w:sz w:val="40"/>
                <w:szCs w:val="40"/>
              </w:rPr>
            </w:rPrChange>
          </w:rPr>
          <w:t>Method 1: Use of /usr/share/ca-certificates directory:</w:t>
        </w:r>
      </w:ins>
    </w:p>
    <w:p w14:paraId="747283A5" w14:textId="2B0FB132" w:rsidR="009C28BA" w:rsidRPr="00CE6615" w:rsidRDefault="009C28BA">
      <w:pPr>
        <w:rPr>
          <w:ins w:id="1368" w:author="Stefan Jang" w:date="2018-03-13T13:50:00Z"/>
          <w:sz w:val="20"/>
          <w:szCs w:val="20"/>
          <w:rPrChange w:id="1369" w:author="Stefan Jang" w:date="2018-03-13T18:22:00Z">
            <w:rPr>
              <w:ins w:id="1370" w:author="Stefan Jang" w:date="2018-03-13T13:50:00Z"/>
            </w:rPr>
          </w:rPrChange>
        </w:rPr>
        <w:pPrChange w:id="1371" w:author="Stefan Jang" w:date="2018-03-13T18:22:00Z">
          <w:pPr>
            <w:pStyle w:val="ListParagraph"/>
          </w:pPr>
        </w:pPrChange>
      </w:pPr>
      <w:ins w:id="1372" w:author="Stefan Jang" w:date="2018-03-13T13:50:00Z">
        <w:r w:rsidRPr="00CE6615">
          <w:rPr>
            <w:sz w:val="20"/>
            <w:szCs w:val="20"/>
            <w:rPrChange w:id="1373" w:author="Stefan Jang" w:date="2018-03-13T18:22:00Z">
              <w:rPr/>
            </w:rPrChange>
          </w:rPr>
          <w:t>Go to the /usr/share/ca-certificates directory and then copy &lt;switch</w:t>
        </w:r>
      </w:ins>
      <w:ins w:id="1374" w:author="Stefan Jang" w:date="2018-03-13T13:51:00Z">
        <w:r w:rsidRPr="00CE6615">
          <w:rPr>
            <w:sz w:val="20"/>
            <w:szCs w:val="20"/>
            <w:rPrChange w:id="1375" w:author="Stefan Jang" w:date="2018-03-13T18:22:00Z">
              <w:rPr/>
            </w:rPrChange>
          </w:rPr>
          <w:t>IP</w:t>
        </w:r>
      </w:ins>
      <w:ins w:id="1376" w:author="Stefan Jang" w:date="2018-03-13T13:50:00Z">
        <w:r w:rsidRPr="00CE6615">
          <w:rPr>
            <w:sz w:val="20"/>
            <w:szCs w:val="20"/>
            <w:rPrChange w:id="1377" w:author="Stefan Jang" w:date="2018-03-13T18:22:00Z">
              <w:rPr/>
            </w:rPrChange>
          </w:rPr>
          <w:t xml:space="preserve">&gt;.pem and ca.cert.pem files from the /root/ca </w:t>
        </w:r>
      </w:ins>
      <w:ins w:id="1378" w:author="Stefan Jang" w:date="2018-03-13T13:52:00Z">
        <w:r w:rsidRPr="00CE6615">
          <w:rPr>
            <w:sz w:val="20"/>
            <w:szCs w:val="20"/>
            <w:rPrChange w:id="1379" w:author="Stefan Jang" w:date="2018-03-13T18:22:00Z">
              <w:rPr/>
            </w:rPrChange>
          </w:rPr>
          <w:t xml:space="preserve">and /root/ca/certs </w:t>
        </w:r>
      </w:ins>
      <w:ins w:id="1380" w:author="Stefan Jang" w:date="2018-03-13T13:50:00Z">
        <w:r w:rsidRPr="00CE6615">
          <w:rPr>
            <w:sz w:val="20"/>
            <w:szCs w:val="20"/>
            <w:rPrChange w:id="1381" w:author="Stefan Jang" w:date="2018-03-13T18:22:00Z">
              <w:rPr/>
            </w:rPrChange>
          </w:rPr>
          <w:t>directories. Change the file permission to 644. Then rename both .pem file to .crt file.</w:t>
        </w:r>
      </w:ins>
    </w:p>
    <w:p w14:paraId="68314F0B" w14:textId="65325876" w:rsidR="009C28BA" w:rsidRPr="00CE6615" w:rsidRDefault="009C28BA">
      <w:pPr>
        <w:rPr>
          <w:ins w:id="1382" w:author="Stefan Jang" w:date="2018-03-13T13:54:00Z"/>
          <w:color w:val="FF0000"/>
          <w:sz w:val="20"/>
          <w:szCs w:val="20"/>
          <w:rPrChange w:id="1383" w:author="Stefan Jang" w:date="2018-03-13T18:22:00Z">
            <w:rPr>
              <w:ins w:id="1384" w:author="Stefan Jang" w:date="2018-03-13T13:54:00Z"/>
              <w:color w:val="FF0000"/>
            </w:rPr>
          </w:rPrChange>
        </w:rPr>
        <w:pPrChange w:id="1385" w:author="Stefan Jang" w:date="2018-03-13T18:22:00Z">
          <w:pPr>
            <w:pStyle w:val="ListParagraph"/>
          </w:pPr>
        </w:pPrChange>
      </w:pPr>
      <w:ins w:id="1386" w:author="Stefan Jang" w:date="2018-03-13T13:50:00Z">
        <w:r w:rsidRPr="00CE6615">
          <w:rPr>
            <w:color w:val="FF0000"/>
            <w:sz w:val="20"/>
            <w:szCs w:val="20"/>
            <w:highlight w:val="yellow"/>
            <w:rPrChange w:id="1387" w:author="Stefan Jang" w:date="2018-03-13T18:22:00Z">
              <w:rPr>
                <w:color w:val="FF0000"/>
                <w:highlight w:val="yellow"/>
              </w:rPr>
            </w:rPrChange>
          </w:rPr>
          <w:t>(Note: Change the suffix of these file names have no impact on the contents of these files. Data integrity is preserved even after…)</w:t>
        </w:r>
      </w:ins>
    </w:p>
    <w:p w14:paraId="57788739" w14:textId="77777777" w:rsidR="008F6A81" w:rsidRPr="005F34D6" w:rsidRDefault="008F6A81" w:rsidP="009C28BA">
      <w:pPr>
        <w:pStyle w:val="ListParagraph"/>
        <w:rPr>
          <w:ins w:id="1388" w:author="Stefan Jang" w:date="2018-03-13T13:50:00Z"/>
          <w:color w:val="FF0000"/>
          <w:sz w:val="24"/>
          <w:szCs w:val="24"/>
          <w:rPrChange w:id="1389" w:author="Stefan Jang" w:date="2018-03-13T17:24:00Z">
            <w:rPr>
              <w:ins w:id="1390" w:author="Stefan Jang" w:date="2018-03-13T13:50:00Z"/>
              <w:color w:val="FF0000"/>
            </w:rPr>
          </w:rPrChange>
        </w:rPr>
      </w:pPr>
    </w:p>
    <w:p w14:paraId="170CE824" w14:textId="46299323" w:rsidR="008F6A81" w:rsidRPr="00CE6615" w:rsidRDefault="008F6A81">
      <w:pPr>
        <w:rPr>
          <w:ins w:id="1391" w:author="Stefan Jang" w:date="2018-03-13T13:54:00Z"/>
          <w:sz w:val="24"/>
          <w:szCs w:val="24"/>
          <w:rPrChange w:id="1392" w:author="Stefan Jang" w:date="2018-03-13T18:22:00Z">
            <w:rPr>
              <w:ins w:id="1393" w:author="Stefan Jang" w:date="2018-03-13T13:54:00Z"/>
              <w:b/>
              <w:sz w:val="40"/>
              <w:szCs w:val="40"/>
            </w:rPr>
          </w:rPrChange>
        </w:rPr>
        <w:pPrChange w:id="1394" w:author="Stefan Jang" w:date="2018-03-13T18:22:00Z">
          <w:pPr>
            <w:pStyle w:val="ListParagraph"/>
          </w:pPr>
        </w:pPrChange>
      </w:pPr>
      <w:ins w:id="1395" w:author="Stefan Jang" w:date="2018-03-13T13:54:00Z">
        <w:r w:rsidRPr="00CE6615">
          <w:rPr>
            <w:sz w:val="24"/>
            <w:szCs w:val="24"/>
            <w:rPrChange w:id="1396" w:author="Stefan Jang" w:date="2018-03-13T18:22:00Z">
              <w:rPr>
                <w:b/>
                <w:sz w:val="40"/>
                <w:szCs w:val="40"/>
              </w:rPr>
            </w:rPrChange>
          </w:rPr>
          <w:t>e.g.,</w:t>
        </w:r>
      </w:ins>
    </w:p>
    <w:p w14:paraId="1563F695" w14:textId="4606DDA9" w:rsidR="008F6A81" w:rsidRPr="005F34D6" w:rsidRDefault="008F6A81" w:rsidP="005E7709">
      <w:pPr>
        <w:pStyle w:val="ListParagraph"/>
        <w:rPr>
          <w:b/>
          <w:sz w:val="24"/>
          <w:szCs w:val="24"/>
          <w:rPrChange w:id="1397" w:author="Stefan Jang" w:date="2018-03-13T17:24:00Z">
            <w:rPr>
              <w:b/>
              <w:sz w:val="40"/>
              <w:szCs w:val="40"/>
            </w:rPr>
          </w:rPrChange>
        </w:rPr>
      </w:pPr>
      <w:ins w:id="1398" w:author="Stefan Jang" w:date="2018-03-13T13:54:00Z">
        <w:r w:rsidRPr="005F34D6">
          <w:rPr>
            <w:noProof/>
            <w:sz w:val="24"/>
            <w:szCs w:val="24"/>
            <w:rPrChange w:id="1399" w:author="Stefan Jang" w:date="2018-03-13T17:24:00Z">
              <w:rPr>
                <w:noProof/>
              </w:rPr>
            </w:rPrChange>
          </w:rPr>
          <w:drawing>
            <wp:inline distT="0" distB="0" distL="0" distR="0" wp14:anchorId="1072855F" wp14:editId="5BC2EA38">
              <wp:extent cx="5943600" cy="1498600"/>
              <wp:effectExtent l="0" t="0" r="0" b="635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49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70387B" w14:textId="4E2743D7" w:rsidR="008F6A81" w:rsidRPr="005F34D6" w:rsidRDefault="008F6A81" w:rsidP="005E7709">
      <w:pPr>
        <w:pStyle w:val="ListParagraph"/>
        <w:rPr>
          <w:ins w:id="1400" w:author="Stefan Jang" w:date="2018-03-13T13:54:00Z"/>
          <w:b/>
          <w:sz w:val="24"/>
          <w:szCs w:val="24"/>
          <w:rPrChange w:id="1401" w:author="Stefan Jang" w:date="2018-03-13T17:24:00Z">
            <w:rPr>
              <w:ins w:id="1402" w:author="Stefan Jang" w:date="2018-03-13T13:54:00Z"/>
              <w:b/>
              <w:sz w:val="28"/>
              <w:szCs w:val="28"/>
            </w:rPr>
          </w:rPrChange>
        </w:rPr>
      </w:pPr>
      <w:ins w:id="1403" w:author="Stefan Jang" w:date="2018-03-13T13:56:00Z">
        <w:r w:rsidRPr="005F34D6">
          <w:rPr>
            <w:noProof/>
            <w:sz w:val="24"/>
            <w:szCs w:val="24"/>
            <w:rPrChange w:id="1404" w:author="Stefan Jang" w:date="2018-03-13T17:24:00Z">
              <w:rPr>
                <w:noProof/>
              </w:rPr>
            </w:rPrChange>
          </w:rPr>
          <w:drawing>
            <wp:inline distT="0" distB="0" distL="0" distR="0" wp14:anchorId="53626246" wp14:editId="453A88D0">
              <wp:extent cx="5943600" cy="260985"/>
              <wp:effectExtent l="0" t="0" r="0" b="571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60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476692" w14:textId="1609B8BE" w:rsidR="008F6A81" w:rsidRPr="005F34D6" w:rsidRDefault="008F6A81" w:rsidP="005E7709">
      <w:pPr>
        <w:pStyle w:val="ListParagraph"/>
        <w:rPr>
          <w:ins w:id="1405" w:author="Stefan Jang" w:date="2018-03-13T13:58:00Z"/>
          <w:b/>
          <w:sz w:val="24"/>
          <w:szCs w:val="24"/>
          <w:rPrChange w:id="1406" w:author="Stefan Jang" w:date="2018-03-13T17:24:00Z">
            <w:rPr>
              <w:ins w:id="1407" w:author="Stefan Jang" w:date="2018-03-13T13:58:00Z"/>
              <w:b/>
              <w:sz w:val="28"/>
              <w:szCs w:val="28"/>
            </w:rPr>
          </w:rPrChange>
        </w:rPr>
      </w:pPr>
    </w:p>
    <w:p w14:paraId="0E0100E8" w14:textId="2D1935F3" w:rsidR="008F6A81" w:rsidRPr="00194DB5" w:rsidRDefault="008F6A81">
      <w:pPr>
        <w:rPr>
          <w:ins w:id="1408" w:author="Stefan Jang" w:date="2018-03-13T13:57:00Z"/>
          <w:sz w:val="20"/>
          <w:szCs w:val="20"/>
          <w:rPrChange w:id="1409" w:author="Stefan Jang" w:date="2018-03-13T18:24:00Z">
            <w:rPr>
              <w:ins w:id="1410" w:author="Stefan Jang" w:date="2018-03-13T13:57:00Z"/>
            </w:rPr>
          </w:rPrChange>
        </w:rPr>
        <w:pPrChange w:id="1411" w:author="Stefan Jang" w:date="2018-03-13T18:24:00Z">
          <w:pPr>
            <w:pStyle w:val="ListParagraph"/>
          </w:pPr>
        </w:pPrChange>
      </w:pPr>
      <w:ins w:id="1412" w:author="Stefan Jang" w:date="2018-03-13T13:58:00Z">
        <w:r w:rsidRPr="00194DB5">
          <w:rPr>
            <w:sz w:val="20"/>
            <w:szCs w:val="20"/>
            <w:rPrChange w:id="1413" w:author="Stefan Jang" w:date="2018-03-13T18:24:00Z">
              <w:rPr/>
            </w:rPrChange>
          </w:rPr>
          <w:t xml:space="preserve">If you are going to use the /usr/share/ca-certificates directory then execute </w:t>
        </w:r>
      </w:ins>
    </w:p>
    <w:p w14:paraId="5438C552" w14:textId="20F6B6E1" w:rsidR="008F6A81" w:rsidRPr="00194DB5" w:rsidRDefault="008F6A81">
      <w:pPr>
        <w:rPr>
          <w:moveTo w:id="1414" w:author="Stefan Jang" w:date="2018-03-13T13:57:00Z"/>
          <w:sz w:val="20"/>
          <w:szCs w:val="20"/>
          <w:rPrChange w:id="1415" w:author="Stefan Jang" w:date="2018-03-13T18:24:00Z">
            <w:rPr>
              <w:moveTo w:id="1416" w:author="Stefan Jang" w:date="2018-03-13T13:57:00Z"/>
            </w:rPr>
          </w:rPrChange>
        </w:rPr>
        <w:pPrChange w:id="1417" w:author="Stefan Jang" w:date="2018-03-13T18:24:00Z">
          <w:pPr>
            <w:ind w:firstLine="720"/>
          </w:pPr>
        </w:pPrChange>
      </w:pPr>
      <w:ins w:id="1418" w:author="Stefan Jang" w:date="2018-03-13T13:57:00Z">
        <w:r w:rsidRPr="00194DB5">
          <w:rPr>
            <w:sz w:val="20"/>
            <w:szCs w:val="20"/>
            <w:rPrChange w:id="1419" w:author="Stefan Jang" w:date="2018-03-13T18:24:00Z">
              <w:rPr/>
            </w:rPrChange>
          </w:rPr>
          <w:t>T</w:t>
        </w:r>
      </w:ins>
      <w:moveToRangeStart w:id="1420" w:author="Stefan Jang" w:date="2018-03-13T13:57:00Z" w:name="move508712793"/>
      <w:moveTo w:id="1421" w:author="Stefan Jang" w:date="2018-03-13T13:57:00Z">
        <w:del w:id="1422" w:author="Stefan Jang" w:date="2018-03-13T13:57:00Z">
          <w:r w:rsidRPr="00194DB5" w:rsidDel="008F6A81">
            <w:rPr>
              <w:sz w:val="20"/>
              <w:szCs w:val="20"/>
              <w:rPrChange w:id="1423" w:author="Stefan Jang" w:date="2018-03-13T18:24:00Z">
                <w:rPr/>
              </w:rPrChange>
            </w:rPr>
            <w:delText>t</w:delText>
          </w:r>
        </w:del>
        <w:r w:rsidRPr="00194DB5">
          <w:rPr>
            <w:sz w:val="20"/>
            <w:szCs w:val="20"/>
            <w:rPrChange w:id="1424" w:author="Stefan Jang" w:date="2018-03-13T18:24:00Z">
              <w:rPr/>
            </w:rPrChange>
          </w:rPr>
          <w:t>he “</w:t>
        </w:r>
        <w:r w:rsidRPr="00194DB5">
          <w:rPr>
            <w:b/>
            <w:color w:val="FF0000"/>
            <w:sz w:val="20"/>
            <w:szCs w:val="20"/>
            <w:rPrChange w:id="1425" w:author="Stefan Jang" w:date="2018-03-13T18:24:00Z">
              <w:rPr>
                <w:b/>
                <w:color w:val="FF0000"/>
                <w:sz w:val="32"/>
                <w:szCs w:val="32"/>
              </w:rPr>
            </w:rPrChange>
          </w:rPr>
          <w:t>dpkg-reconfigure ca-certificates</w:t>
        </w:r>
        <w:r w:rsidRPr="00194DB5">
          <w:rPr>
            <w:sz w:val="20"/>
            <w:szCs w:val="20"/>
            <w:rPrChange w:id="1426" w:author="Stefan Jang" w:date="2018-03-13T18:24:00Z">
              <w:rPr/>
            </w:rPrChange>
          </w:rPr>
          <w:t xml:space="preserve">” command which will bring up a GUI window for a Package configuration and in this case, it will be a “ca-certificates configuration”. </w:t>
        </w:r>
      </w:moveTo>
    </w:p>
    <w:moveToRangeEnd w:id="1420"/>
    <w:p w14:paraId="11325D7A" w14:textId="1794AE81" w:rsidR="008F6A81" w:rsidRPr="005F34D6" w:rsidRDefault="008F6A81" w:rsidP="005E7709">
      <w:pPr>
        <w:pStyle w:val="ListParagraph"/>
        <w:rPr>
          <w:ins w:id="1427" w:author="Stefan Jang" w:date="2018-03-13T13:58:00Z"/>
          <w:b/>
          <w:sz w:val="24"/>
          <w:szCs w:val="24"/>
          <w:rPrChange w:id="1428" w:author="Stefan Jang" w:date="2018-03-13T17:24:00Z">
            <w:rPr>
              <w:ins w:id="1429" w:author="Stefan Jang" w:date="2018-03-13T13:58:00Z"/>
              <w:b/>
              <w:sz w:val="28"/>
              <w:szCs w:val="28"/>
            </w:rPr>
          </w:rPrChange>
        </w:rPr>
      </w:pPr>
      <w:ins w:id="1430" w:author="Stefan Jang" w:date="2018-03-13T13:58:00Z">
        <w:r w:rsidRPr="005F34D6">
          <w:rPr>
            <w:b/>
            <w:sz w:val="24"/>
            <w:szCs w:val="24"/>
            <w:rPrChange w:id="1431" w:author="Stefan Jang" w:date="2018-03-13T17:24:00Z">
              <w:rPr>
                <w:b/>
                <w:sz w:val="28"/>
                <w:szCs w:val="28"/>
              </w:rPr>
            </w:rPrChange>
          </w:rPr>
          <w:t>e.g.,</w:t>
        </w:r>
      </w:ins>
    </w:p>
    <w:p w14:paraId="3DF7532B" w14:textId="0632CBE1" w:rsidR="008F6A81" w:rsidRPr="005F34D6" w:rsidRDefault="008F6A81" w:rsidP="005E7709">
      <w:pPr>
        <w:pStyle w:val="ListParagraph"/>
        <w:rPr>
          <w:ins w:id="1432" w:author="Stefan Jang" w:date="2018-03-13T13:58:00Z"/>
          <w:b/>
          <w:sz w:val="24"/>
          <w:szCs w:val="24"/>
          <w:rPrChange w:id="1433" w:author="Stefan Jang" w:date="2018-03-13T17:24:00Z">
            <w:rPr>
              <w:ins w:id="1434" w:author="Stefan Jang" w:date="2018-03-13T13:58:00Z"/>
              <w:b/>
              <w:sz w:val="28"/>
              <w:szCs w:val="28"/>
            </w:rPr>
          </w:rPrChange>
        </w:rPr>
      </w:pPr>
      <w:ins w:id="1435" w:author="Stefan Jang" w:date="2018-03-13T13:58:00Z">
        <w:r w:rsidRPr="005F34D6">
          <w:rPr>
            <w:noProof/>
            <w:sz w:val="24"/>
            <w:szCs w:val="24"/>
            <w:rPrChange w:id="1436" w:author="Stefan Jang" w:date="2018-03-13T17:24:00Z">
              <w:rPr>
                <w:noProof/>
              </w:rPr>
            </w:rPrChange>
          </w:rPr>
          <w:lastRenderedPageBreak/>
          <w:drawing>
            <wp:inline distT="0" distB="0" distL="0" distR="0" wp14:anchorId="65C428F0" wp14:editId="3C289954">
              <wp:extent cx="5943600" cy="3451860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518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5AB7C9" w14:textId="3F4983AB" w:rsidR="008F6A81" w:rsidRPr="005F34D6" w:rsidRDefault="008F6A81" w:rsidP="005E7709">
      <w:pPr>
        <w:pStyle w:val="ListParagraph"/>
        <w:rPr>
          <w:ins w:id="1437" w:author="Stefan Jang" w:date="2018-03-13T13:58:00Z"/>
          <w:b/>
          <w:sz w:val="24"/>
          <w:szCs w:val="24"/>
          <w:rPrChange w:id="1438" w:author="Stefan Jang" w:date="2018-03-13T17:24:00Z">
            <w:rPr>
              <w:ins w:id="1439" w:author="Stefan Jang" w:date="2018-03-13T13:58:00Z"/>
              <w:b/>
              <w:sz w:val="28"/>
              <w:szCs w:val="28"/>
            </w:rPr>
          </w:rPrChange>
        </w:rPr>
      </w:pPr>
    </w:p>
    <w:p w14:paraId="2A84213A" w14:textId="77777777" w:rsidR="008F6A81" w:rsidRPr="00194DB5" w:rsidRDefault="008F6A81">
      <w:pPr>
        <w:rPr>
          <w:ins w:id="1440" w:author="Stefan Jang" w:date="2018-03-13T13:59:00Z"/>
          <w:sz w:val="20"/>
          <w:szCs w:val="20"/>
          <w:rPrChange w:id="1441" w:author="Stefan Jang" w:date="2018-03-13T18:25:00Z">
            <w:rPr>
              <w:ins w:id="1442" w:author="Stefan Jang" w:date="2018-03-13T13:59:00Z"/>
            </w:rPr>
          </w:rPrChange>
        </w:rPr>
        <w:pPrChange w:id="1443" w:author="Stefan Jang" w:date="2018-03-13T18:25:00Z">
          <w:pPr>
            <w:ind w:firstLine="720"/>
          </w:pPr>
        </w:pPrChange>
      </w:pPr>
      <w:ins w:id="1444" w:author="Stefan Jang" w:date="2018-03-13T13:59:00Z">
        <w:r w:rsidRPr="00194DB5">
          <w:rPr>
            <w:sz w:val="20"/>
            <w:szCs w:val="20"/>
            <w:rPrChange w:id="1445" w:author="Stefan Jang" w:date="2018-03-13T18:25:00Z">
              <w:rPr/>
            </w:rPrChange>
          </w:rPr>
          <w:t>Hit &lt;Enter&gt;. It will bring up another dialog window.</w:t>
        </w:r>
      </w:ins>
    </w:p>
    <w:p w14:paraId="024D1576" w14:textId="4190EED2" w:rsidR="008F6A81" w:rsidRPr="005F34D6" w:rsidRDefault="00C47D5A" w:rsidP="005E7709">
      <w:pPr>
        <w:pStyle w:val="ListParagraph"/>
        <w:rPr>
          <w:ins w:id="1446" w:author="Stefan Jang" w:date="2018-03-13T13:58:00Z"/>
          <w:b/>
          <w:sz w:val="24"/>
          <w:szCs w:val="24"/>
          <w:rPrChange w:id="1447" w:author="Stefan Jang" w:date="2018-03-13T17:24:00Z">
            <w:rPr>
              <w:ins w:id="1448" w:author="Stefan Jang" w:date="2018-03-13T13:58:00Z"/>
              <w:b/>
              <w:sz w:val="28"/>
              <w:szCs w:val="28"/>
            </w:rPr>
          </w:rPrChange>
        </w:rPr>
      </w:pPr>
      <w:ins w:id="1449" w:author="Stefan Jang" w:date="2018-03-13T18:37:00Z">
        <w:r>
          <w:rPr>
            <w:noProof/>
          </w:rPr>
          <w:lastRenderedPageBreak/>
          <w:drawing>
            <wp:inline distT="0" distB="0" distL="0" distR="0" wp14:anchorId="7026BDC9" wp14:editId="646EDFB7">
              <wp:extent cx="5943600" cy="4351020"/>
              <wp:effectExtent l="0" t="0" r="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51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6D3093C" w14:textId="2A9AD749" w:rsidR="008F6A81" w:rsidRPr="00194DB5" w:rsidRDefault="008F6A81">
      <w:pPr>
        <w:rPr>
          <w:ins w:id="1450" w:author="Stefan Jang" w:date="2018-03-13T14:01:00Z"/>
          <w:sz w:val="20"/>
          <w:szCs w:val="20"/>
          <w:rPrChange w:id="1451" w:author="Stefan Jang" w:date="2018-03-13T18:25:00Z">
            <w:rPr>
              <w:ins w:id="1452" w:author="Stefan Jang" w:date="2018-03-13T14:01:00Z"/>
            </w:rPr>
          </w:rPrChange>
        </w:rPr>
        <w:pPrChange w:id="1453" w:author="Stefan Jang" w:date="2018-03-13T18:25:00Z">
          <w:pPr>
            <w:ind w:firstLine="720"/>
          </w:pPr>
        </w:pPrChange>
      </w:pPr>
      <w:ins w:id="1454" w:author="Stefan Jang" w:date="2018-03-13T14:00:00Z">
        <w:r w:rsidRPr="00194DB5">
          <w:rPr>
            <w:sz w:val="20"/>
            <w:szCs w:val="20"/>
            <w:rPrChange w:id="1455" w:author="Stefan Jang" w:date="2018-03-13T18:25:00Z">
              <w:rPr/>
            </w:rPrChange>
          </w:rPr>
          <w:t xml:space="preserve">Before you hit &lt;Enter&gt;, check to make sure you see </w:t>
        </w:r>
        <w:r w:rsidR="00C47D5A">
          <w:rPr>
            <w:sz w:val="20"/>
            <w:szCs w:val="20"/>
          </w:rPr>
          <w:t>the “ca.cert.crt</w:t>
        </w:r>
      </w:ins>
      <w:ins w:id="1456" w:author="Stefan Jang" w:date="2018-03-13T18:38:00Z">
        <w:r w:rsidR="00C47D5A">
          <w:rPr>
            <w:sz w:val="20"/>
            <w:szCs w:val="20"/>
          </w:rPr>
          <w:t>” and “switchIP.crt”</w:t>
        </w:r>
      </w:ins>
      <w:ins w:id="1457" w:author="Stefan Jang" w:date="2018-03-13T14:00:00Z">
        <w:r w:rsidRPr="00194DB5">
          <w:rPr>
            <w:sz w:val="20"/>
            <w:szCs w:val="20"/>
            <w:rPrChange w:id="1458" w:author="Stefan Jang" w:date="2018-03-13T18:25:00Z">
              <w:rPr/>
            </w:rPrChange>
          </w:rPr>
          <w:t xml:space="preserve"> files are present. Then hit &lt;Enter&gt;</w:t>
        </w:r>
      </w:ins>
      <w:ins w:id="1459" w:author="Stefan Jang" w:date="2018-03-13T18:25:00Z">
        <w:r w:rsidR="00194DB5">
          <w:rPr>
            <w:sz w:val="20"/>
            <w:szCs w:val="20"/>
          </w:rPr>
          <w:t>.</w:t>
        </w:r>
      </w:ins>
    </w:p>
    <w:p w14:paraId="0B161B16" w14:textId="46DBC82C" w:rsidR="008F6A81" w:rsidRPr="005F34D6" w:rsidRDefault="00C47D5A" w:rsidP="008F6A81">
      <w:pPr>
        <w:ind w:firstLine="720"/>
        <w:rPr>
          <w:ins w:id="1460" w:author="Stefan Jang" w:date="2018-03-13T14:00:00Z"/>
          <w:sz w:val="24"/>
          <w:szCs w:val="24"/>
          <w:rPrChange w:id="1461" w:author="Stefan Jang" w:date="2018-03-13T17:24:00Z">
            <w:rPr>
              <w:ins w:id="1462" w:author="Stefan Jang" w:date="2018-03-13T14:00:00Z"/>
            </w:rPr>
          </w:rPrChange>
        </w:rPr>
      </w:pPr>
      <w:ins w:id="1463" w:author="Stefan Jang" w:date="2018-03-13T18:40:00Z">
        <w:r>
          <w:rPr>
            <w:noProof/>
          </w:rPr>
          <w:drawing>
            <wp:inline distT="0" distB="0" distL="0" distR="0" wp14:anchorId="789B17CC" wp14:editId="258ADBC3">
              <wp:extent cx="5943600" cy="1447800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447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2303B00" w14:textId="29543F42" w:rsidR="00C47D5A" w:rsidRDefault="00C47D5A">
      <w:pPr>
        <w:rPr>
          <w:ins w:id="1464" w:author="Stefan Jang" w:date="2018-03-13T18:43:00Z"/>
          <w:sz w:val="20"/>
          <w:szCs w:val="20"/>
        </w:rPr>
        <w:pPrChange w:id="1465" w:author="Stefan Jang" w:date="2018-03-13T18:26:00Z">
          <w:pPr>
            <w:ind w:firstLine="720"/>
          </w:pPr>
        </w:pPrChange>
      </w:pPr>
      <w:ins w:id="1466" w:author="Stefan Jang" w:date="2018-03-13T18:43:00Z">
        <w:r>
          <w:rPr>
            <w:sz w:val="20"/>
            <w:szCs w:val="20"/>
          </w:rPr>
          <w:t>(</w:t>
        </w:r>
        <w:r w:rsidRPr="00C47D5A">
          <w:rPr>
            <w:color w:val="FF0000"/>
            <w:sz w:val="20"/>
            <w:szCs w:val="20"/>
            <w:rPrChange w:id="1467" w:author="Stefan Jang" w:date="2018-03-13T18:44:00Z">
              <w:rPr>
                <w:sz w:val="20"/>
                <w:szCs w:val="20"/>
              </w:rPr>
            </w:rPrChange>
          </w:rPr>
          <w:t>Note</w:t>
        </w:r>
        <w:r>
          <w:rPr>
            <w:sz w:val="20"/>
            <w:szCs w:val="20"/>
          </w:rPr>
          <w:t>: If you don’t see anything added to the /etc/ssl/certs…” then you probably have to do a method 2 as additional steps.)</w:t>
        </w:r>
      </w:ins>
    </w:p>
    <w:p w14:paraId="01E54171" w14:textId="77777777" w:rsidR="00C47D5A" w:rsidRDefault="00C47D5A">
      <w:pPr>
        <w:rPr>
          <w:ins w:id="1468" w:author="Stefan Jang" w:date="2018-03-13T18:43:00Z"/>
          <w:sz w:val="20"/>
          <w:szCs w:val="20"/>
        </w:rPr>
        <w:pPrChange w:id="1469" w:author="Stefan Jang" w:date="2018-03-13T18:26:00Z">
          <w:pPr>
            <w:ind w:firstLine="720"/>
          </w:pPr>
        </w:pPrChange>
      </w:pPr>
    </w:p>
    <w:p w14:paraId="17C45820" w14:textId="1F5458F4" w:rsidR="00C47D5A" w:rsidRPr="00194DB5" w:rsidRDefault="008F6A81">
      <w:pPr>
        <w:rPr>
          <w:ins w:id="1470" w:author="Stefan Jang" w:date="2018-03-13T14:00:00Z"/>
          <w:sz w:val="20"/>
          <w:szCs w:val="20"/>
          <w:rPrChange w:id="1471" w:author="Stefan Jang" w:date="2018-03-13T18:26:00Z">
            <w:rPr>
              <w:ins w:id="1472" w:author="Stefan Jang" w:date="2018-03-13T14:00:00Z"/>
            </w:rPr>
          </w:rPrChange>
        </w:rPr>
        <w:pPrChange w:id="1473" w:author="Stefan Jang" w:date="2018-03-13T18:26:00Z">
          <w:pPr>
            <w:ind w:firstLine="720"/>
          </w:pPr>
        </w:pPrChange>
      </w:pPr>
      <w:ins w:id="1474" w:author="Stefan Jang" w:date="2018-03-13T14:00:00Z">
        <w:r w:rsidRPr="00194DB5">
          <w:rPr>
            <w:sz w:val="20"/>
            <w:szCs w:val="20"/>
            <w:rPrChange w:id="1475" w:author="Stefan Jang" w:date="2018-03-13T18:26:00Z">
              <w:rPr/>
            </w:rPrChange>
          </w:rPr>
          <w:t>Then execute the “</w:t>
        </w:r>
        <w:r w:rsidRPr="00194DB5">
          <w:rPr>
            <w:b/>
            <w:color w:val="FF0000"/>
            <w:sz w:val="20"/>
            <w:szCs w:val="20"/>
            <w:rPrChange w:id="1476" w:author="Stefan Jang" w:date="2018-03-13T18:26:00Z">
              <w:rPr>
                <w:b/>
                <w:color w:val="FF0000"/>
                <w:sz w:val="32"/>
                <w:szCs w:val="32"/>
              </w:rPr>
            </w:rPrChange>
          </w:rPr>
          <w:t>update-ca-certificates</w:t>
        </w:r>
        <w:r w:rsidRPr="00194DB5">
          <w:rPr>
            <w:sz w:val="20"/>
            <w:szCs w:val="20"/>
            <w:rPrChange w:id="1477" w:author="Stefan Jang" w:date="2018-03-13T18:26:00Z">
              <w:rPr/>
            </w:rPrChange>
          </w:rPr>
          <w:t>” command.</w:t>
        </w:r>
      </w:ins>
    </w:p>
    <w:p w14:paraId="57E74D77" w14:textId="5F93A392" w:rsidR="008F6A81" w:rsidRPr="005F34D6" w:rsidRDefault="008F6A81" w:rsidP="005E7709">
      <w:pPr>
        <w:pStyle w:val="ListParagraph"/>
        <w:rPr>
          <w:ins w:id="1478" w:author="Stefan Jang" w:date="2018-03-13T13:58:00Z"/>
          <w:b/>
          <w:sz w:val="24"/>
          <w:szCs w:val="24"/>
          <w:rPrChange w:id="1479" w:author="Stefan Jang" w:date="2018-03-13T17:24:00Z">
            <w:rPr>
              <w:ins w:id="1480" w:author="Stefan Jang" w:date="2018-03-13T13:58:00Z"/>
              <w:b/>
              <w:sz w:val="28"/>
              <w:szCs w:val="28"/>
            </w:rPr>
          </w:rPrChange>
        </w:rPr>
      </w:pPr>
    </w:p>
    <w:p w14:paraId="3DF713F9" w14:textId="77777777" w:rsidR="008F6A81" w:rsidRPr="005F34D6" w:rsidRDefault="008F6A81" w:rsidP="005E7709">
      <w:pPr>
        <w:pStyle w:val="ListParagraph"/>
        <w:rPr>
          <w:ins w:id="1481" w:author="Stefan Jang" w:date="2018-03-13T13:54:00Z"/>
          <w:b/>
          <w:sz w:val="24"/>
          <w:szCs w:val="24"/>
          <w:rPrChange w:id="1482" w:author="Stefan Jang" w:date="2018-03-13T17:24:00Z">
            <w:rPr>
              <w:ins w:id="1483" w:author="Stefan Jang" w:date="2018-03-13T13:54:00Z"/>
              <w:b/>
              <w:sz w:val="28"/>
              <w:szCs w:val="28"/>
            </w:rPr>
          </w:rPrChange>
        </w:rPr>
      </w:pPr>
    </w:p>
    <w:p w14:paraId="0BEE71EA" w14:textId="7ED6E409" w:rsidR="009E581A" w:rsidRPr="00194DB5" w:rsidRDefault="009E581A">
      <w:pPr>
        <w:pStyle w:val="Heading2"/>
        <w:rPr>
          <w:ins w:id="1484" w:author="Stefan Jang" w:date="2018-03-13T16:01:00Z"/>
          <w:rPrChange w:id="1485" w:author="Stefan Jang" w:date="2018-03-13T18:26:00Z">
            <w:rPr>
              <w:ins w:id="1486" w:author="Stefan Jang" w:date="2018-03-13T16:01:00Z"/>
              <w:b/>
              <w:sz w:val="28"/>
              <w:szCs w:val="28"/>
              <w:u w:val="single"/>
            </w:rPr>
          </w:rPrChange>
        </w:rPr>
        <w:pPrChange w:id="1487" w:author="Stefan Jang" w:date="2018-03-13T18:27:00Z">
          <w:pPr>
            <w:pStyle w:val="ListParagraph"/>
          </w:pPr>
        </w:pPrChange>
      </w:pPr>
      <w:ins w:id="1488" w:author="Stefan Jang" w:date="2018-03-13T16:01:00Z">
        <w:r w:rsidRPr="00194DB5">
          <w:rPr>
            <w:rPrChange w:id="1489" w:author="Stefan Jang" w:date="2018-03-13T18:26:00Z">
              <w:rPr>
                <w:b/>
                <w:sz w:val="28"/>
                <w:szCs w:val="28"/>
                <w:u w:val="single"/>
              </w:rPr>
            </w:rPrChange>
          </w:rPr>
          <w:lastRenderedPageBreak/>
          <w:t>Method 2: Use of /usr/local/share/ca-certificates directory:</w:t>
        </w:r>
      </w:ins>
    </w:p>
    <w:p w14:paraId="73EEA852" w14:textId="77777777" w:rsidR="00194DB5" w:rsidRDefault="00194DB5">
      <w:pPr>
        <w:rPr>
          <w:ins w:id="1490" w:author="Stefan Jang" w:date="2018-03-13T18:33:00Z"/>
          <w:sz w:val="24"/>
          <w:szCs w:val="24"/>
        </w:rPr>
        <w:pPrChange w:id="1491" w:author="Stefan Jang" w:date="2018-03-13T18:33:00Z">
          <w:pPr>
            <w:pStyle w:val="ListParagraph"/>
          </w:pPr>
        </w:pPrChange>
      </w:pPr>
    </w:p>
    <w:p w14:paraId="5594CA5D" w14:textId="706BD59C" w:rsidR="009E581A" w:rsidRPr="00194DB5" w:rsidRDefault="009E581A">
      <w:pPr>
        <w:rPr>
          <w:ins w:id="1492" w:author="Stefan Jang" w:date="2018-03-13T16:01:00Z"/>
          <w:sz w:val="20"/>
          <w:szCs w:val="20"/>
          <w:rPrChange w:id="1493" w:author="Stefan Jang" w:date="2018-03-13T18:33:00Z">
            <w:rPr>
              <w:ins w:id="1494" w:author="Stefan Jang" w:date="2018-03-13T16:01:00Z"/>
            </w:rPr>
          </w:rPrChange>
        </w:rPr>
        <w:pPrChange w:id="1495" w:author="Stefan Jang" w:date="2018-03-13T18:33:00Z">
          <w:pPr>
            <w:pStyle w:val="ListParagraph"/>
          </w:pPr>
        </w:pPrChange>
      </w:pPr>
      <w:ins w:id="1496" w:author="Stefan Jang" w:date="2018-03-13T16:01:00Z">
        <w:r w:rsidRPr="00194DB5">
          <w:rPr>
            <w:sz w:val="20"/>
            <w:szCs w:val="20"/>
            <w:rPrChange w:id="1497" w:author="Stefan Jang" w:date="2018-03-13T18:33:00Z">
              <w:rPr/>
            </w:rPrChange>
          </w:rPr>
          <w:t xml:space="preserve">Go to the </w:t>
        </w:r>
        <w:r w:rsidRPr="00C47D5A">
          <w:rPr>
            <w:sz w:val="20"/>
            <w:szCs w:val="20"/>
            <w:highlight w:val="yellow"/>
            <w:rPrChange w:id="1498" w:author="Stefan Jang" w:date="2018-03-13T18:36:00Z">
              <w:rPr/>
            </w:rPrChange>
          </w:rPr>
          <w:t>/usr/local/share/ca-certificates</w:t>
        </w:r>
        <w:r w:rsidRPr="00194DB5">
          <w:rPr>
            <w:sz w:val="20"/>
            <w:szCs w:val="20"/>
            <w:rPrChange w:id="1499" w:author="Stefan Jang" w:date="2018-03-13T18:33:00Z">
              <w:rPr/>
            </w:rPrChange>
          </w:rPr>
          <w:t xml:space="preserve"> directory and then </w:t>
        </w:r>
      </w:ins>
      <w:ins w:id="1500" w:author="Stefan Jang" w:date="2018-03-13T16:02:00Z">
        <w:r w:rsidR="002F6D6B" w:rsidRPr="00194DB5">
          <w:rPr>
            <w:sz w:val="20"/>
            <w:szCs w:val="20"/>
            <w:rPrChange w:id="1501" w:author="Stefan Jang" w:date="2018-03-13T18:33:00Z">
              <w:rPr/>
            </w:rPrChange>
          </w:rPr>
          <w:t xml:space="preserve">create a directory with a 755 permission. </w:t>
        </w:r>
      </w:ins>
      <w:ins w:id="1502" w:author="Stefan Jang" w:date="2018-03-13T16:01:00Z">
        <w:r w:rsidR="002F6D6B" w:rsidRPr="00194DB5">
          <w:rPr>
            <w:sz w:val="20"/>
            <w:szCs w:val="20"/>
            <w:rPrChange w:id="1503" w:author="Stefan Jang" w:date="2018-03-13T18:33:00Z">
              <w:rPr/>
            </w:rPrChange>
          </w:rPr>
          <w:t xml:space="preserve"> C</w:t>
        </w:r>
        <w:r w:rsidRPr="00194DB5">
          <w:rPr>
            <w:sz w:val="20"/>
            <w:szCs w:val="20"/>
            <w:rPrChange w:id="1504" w:author="Stefan Jang" w:date="2018-03-13T18:33:00Z">
              <w:rPr/>
            </w:rPrChange>
          </w:rPr>
          <w:t>opy &lt;switchIP&gt;.pem and ca.cert.pem files from the /root/ca and /root/ca/certs directories</w:t>
        </w:r>
      </w:ins>
      <w:ins w:id="1505" w:author="Stefan Jang" w:date="2018-03-13T16:03:00Z">
        <w:r w:rsidR="002F6D6B" w:rsidRPr="00194DB5">
          <w:rPr>
            <w:sz w:val="20"/>
            <w:szCs w:val="20"/>
            <w:rPrChange w:id="1506" w:author="Stefan Jang" w:date="2018-03-13T18:33:00Z">
              <w:rPr/>
            </w:rPrChange>
          </w:rPr>
          <w:t xml:space="preserve"> to the newly created directory</w:t>
        </w:r>
      </w:ins>
      <w:ins w:id="1507" w:author="Stefan Jang" w:date="2018-03-13T16:01:00Z">
        <w:r w:rsidRPr="00194DB5">
          <w:rPr>
            <w:sz w:val="20"/>
            <w:szCs w:val="20"/>
            <w:rPrChange w:id="1508" w:author="Stefan Jang" w:date="2018-03-13T18:33:00Z">
              <w:rPr/>
            </w:rPrChange>
          </w:rPr>
          <w:t>. Change the file permission to 644. Then rename both .pem file to .crt file.</w:t>
        </w:r>
      </w:ins>
    </w:p>
    <w:p w14:paraId="48244001" w14:textId="5F9B1423" w:rsidR="009E581A" w:rsidRDefault="009E581A">
      <w:pPr>
        <w:rPr>
          <w:ins w:id="1509" w:author="Stefan Jang" w:date="2018-03-13T18:35:00Z"/>
          <w:color w:val="FF0000"/>
          <w:sz w:val="20"/>
          <w:szCs w:val="20"/>
        </w:rPr>
        <w:pPrChange w:id="1510" w:author="Stefan Jang" w:date="2018-03-13T18:33:00Z">
          <w:pPr>
            <w:pStyle w:val="ListParagraph"/>
          </w:pPr>
        </w:pPrChange>
      </w:pPr>
      <w:ins w:id="1511" w:author="Stefan Jang" w:date="2018-03-13T16:01:00Z">
        <w:r w:rsidRPr="00194DB5">
          <w:rPr>
            <w:color w:val="FF0000"/>
            <w:sz w:val="20"/>
            <w:szCs w:val="20"/>
            <w:highlight w:val="yellow"/>
            <w:rPrChange w:id="1512" w:author="Stefan Jang" w:date="2018-03-13T18:33:00Z">
              <w:rPr>
                <w:color w:val="FF0000"/>
                <w:highlight w:val="yellow"/>
              </w:rPr>
            </w:rPrChange>
          </w:rPr>
          <w:t>(Note: Change the suffix of these file names have no impact on the contents of these files. Data integrity is preserved even after…)</w:t>
        </w:r>
      </w:ins>
    </w:p>
    <w:p w14:paraId="5B6068C4" w14:textId="5B1D7CF6" w:rsidR="00C47D5A" w:rsidRDefault="00C47D5A">
      <w:pPr>
        <w:rPr>
          <w:ins w:id="1513" w:author="Stefan Jang" w:date="2018-03-13T18:41:00Z"/>
          <w:sz w:val="20"/>
          <w:szCs w:val="20"/>
        </w:rPr>
        <w:pPrChange w:id="1514" w:author="Stefan Jang" w:date="2018-03-13T18:33:00Z">
          <w:pPr>
            <w:pStyle w:val="ListParagraph"/>
          </w:pPr>
        </w:pPrChange>
      </w:pPr>
      <w:ins w:id="1515" w:author="Stefan Jang" w:date="2018-03-13T18:35:00Z">
        <w:r w:rsidRPr="00C47D5A">
          <w:rPr>
            <w:sz w:val="20"/>
            <w:szCs w:val="20"/>
            <w:rPrChange w:id="1516" w:author="Stefan Jang" w:date="2018-03-13T18:36:00Z">
              <w:rPr>
                <w:color w:val="FF0000"/>
                <w:sz w:val="20"/>
                <w:szCs w:val="20"/>
              </w:rPr>
            </w:rPrChange>
          </w:rPr>
          <w:t>Then execute the “</w:t>
        </w:r>
        <w:r w:rsidRPr="00C47D5A">
          <w:rPr>
            <w:sz w:val="20"/>
            <w:szCs w:val="20"/>
            <w:highlight w:val="yellow"/>
            <w:rPrChange w:id="1517" w:author="Stefan Jang" w:date="2018-03-13T18:36:00Z">
              <w:rPr>
                <w:color w:val="FF0000"/>
                <w:sz w:val="20"/>
                <w:szCs w:val="20"/>
              </w:rPr>
            </w:rPrChange>
          </w:rPr>
          <w:t>update-ca-certificates</w:t>
        </w:r>
        <w:r w:rsidRPr="00C47D5A">
          <w:rPr>
            <w:sz w:val="20"/>
            <w:szCs w:val="20"/>
            <w:rPrChange w:id="1518" w:author="Stefan Jang" w:date="2018-03-13T18:36:00Z">
              <w:rPr>
                <w:color w:val="FF0000"/>
                <w:sz w:val="20"/>
                <w:szCs w:val="20"/>
              </w:rPr>
            </w:rPrChange>
          </w:rPr>
          <w:t>” command.</w:t>
        </w:r>
      </w:ins>
    </w:p>
    <w:p w14:paraId="154FE141" w14:textId="1C7614F2" w:rsidR="00C47D5A" w:rsidRDefault="00C47D5A">
      <w:pPr>
        <w:rPr>
          <w:ins w:id="1519" w:author="Stefan Jang" w:date="2018-03-13T18:41:00Z"/>
          <w:sz w:val="20"/>
          <w:szCs w:val="20"/>
        </w:rPr>
        <w:pPrChange w:id="1520" w:author="Stefan Jang" w:date="2018-03-13T18:33:00Z">
          <w:pPr>
            <w:pStyle w:val="ListParagraph"/>
          </w:pPr>
        </w:pPrChange>
      </w:pPr>
    </w:p>
    <w:p w14:paraId="790E5AEE" w14:textId="0AE4B9A0" w:rsidR="00C47D5A" w:rsidRDefault="00C47D5A">
      <w:pPr>
        <w:rPr>
          <w:ins w:id="1521" w:author="Stefan Jang" w:date="2018-03-13T18:41:00Z"/>
          <w:sz w:val="20"/>
          <w:szCs w:val="20"/>
        </w:rPr>
        <w:pPrChange w:id="1522" w:author="Stefan Jang" w:date="2018-03-13T18:33:00Z">
          <w:pPr>
            <w:pStyle w:val="ListParagraph"/>
          </w:pPr>
        </w:pPrChange>
      </w:pPr>
      <w:ins w:id="1523" w:author="Stefan Jang" w:date="2018-03-13T18:41:00Z">
        <w:r>
          <w:rPr>
            <w:sz w:val="20"/>
            <w:szCs w:val="20"/>
          </w:rPr>
          <w:t>e.g.,</w:t>
        </w:r>
      </w:ins>
    </w:p>
    <w:p w14:paraId="03B1EC6C" w14:textId="6E1FEC18" w:rsidR="00C47D5A" w:rsidRDefault="00C47D5A">
      <w:pPr>
        <w:rPr>
          <w:ins w:id="1524" w:author="Stefan Jang" w:date="2018-03-13T18:36:00Z"/>
          <w:sz w:val="20"/>
          <w:szCs w:val="20"/>
        </w:rPr>
        <w:pPrChange w:id="1525" w:author="Stefan Jang" w:date="2018-03-13T18:33:00Z">
          <w:pPr>
            <w:pStyle w:val="ListParagraph"/>
          </w:pPr>
        </w:pPrChange>
      </w:pPr>
      <w:ins w:id="1526" w:author="Stefan Jang" w:date="2018-03-13T18:41:00Z">
        <w:r>
          <w:rPr>
            <w:noProof/>
          </w:rPr>
          <w:drawing>
            <wp:inline distT="0" distB="0" distL="0" distR="0" wp14:anchorId="59B13F91" wp14:editId="0C54335B">
              <wp:extent cx="5943600" cy="1955800"/>
              <wp:effectExtent l="0" t="0" r="0" b="635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955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49D5A2" w14:textId="77777777" w:rsidR="00C47D5A" w:rsidRPr="00C47D5A" w:rsidRDefault="00C47D5A">
      <w:pPr>
        <w:rPr>
          <w:ins w:id="1527" w:author="Stefan Jang" w:date="2018-03-13T18:35:00Z"/>
          <w:sz w:val="20"/>
          <w:szCs w:val="20"/>
          <w:rPrChange w:id="1528" w:author="Stefan Jang" w:date="2018-03-13T18:36:00Z">
            <w:rPr>
              <w:ins w:id="1529" w:author="Stefan Jang" w:date="2018-03-13T18:35:00Z"/>
              <w:color w:val="FF0000"/>
              <w:sz w:val="20"/>
              <w:szCs w:val="20"/>
            </w:rPr>
          </w:rPrChange>
        </w:rPr>
        <w:pPrChange w:id="1530" w:author="Stefan Jang" w:date="2018-03-13T18:33:00Z">
          <w:pPr>
            <w:pStyle w:val="ListParagraph"/>
          </w:pPr>
        </w:pPrChange>
      </w:pPr>
    </w:p>
    <w:p w14:paraId="18209FD1" w14:textId="77777777" w:rsidR="00C47D5A" w:rsidRPr="00194DB5" w:rsidRDefault="00C47D5A">
      <w:pPr>
        <w:rPr>
          <w:ins w:id="1531" w:author="Stefan Jang" w:date="2018-03-13T16:01:00Z"/>
          <w:color w:val="FF0000"/>
          <w:sz w:val="20"/>
          <w:szCs w:val="20"/>
          <w:rPrChange w:id="1532" w:author="Stefan Jang" w:date="2018-03-13T18:33:00Z">
            <w:rPr>
              <w:ins w:id="1533" w:author="Stefan Jang" w:date="2018-03-13T16:01:00Z"/>
              <w:color w:val="FF0000"/>
            </w:rPr>
          </w:rPrChange>
        </w:rPr>
        <w:pPrChange w:id="1534" w:author="Stefan Jang" w:date="2018-03-13T18:33:00Z">
          <w:pPr>
            <w:pStyle w:val="ListParagraph"/>
          </w:pPr>
        </w:pPrChange>
      </w:pPr>
    </w:p>
    <w:p w14:paraId="524E9898" w14:textId="1DA0350F" w:rsidR="005E7709" w:rsidRPr="005F34D6" w:rsidDel="002F6D6B" w:rsidRDefault="005E7709">
      <w:pPr>
        <w:rPr>
          <w:del w:id="1535" w:author="Stefan Jang" w:date="2018-03-13T16:01:00Z"/>
          <w:b/>
          <w:sz w:val="24"/>
          <w:szCs w:val="24"/>
          <w:rPrChange w:id="1536" w:author="Stefan Jang" w:date="2018-03-13T17:24:00Z">
            <w:rPr>
              <w:del w:id="1537" w:author="Stefan Jang" w:date="2018-03-13T16:01:00Z"/>
            </w:rPr>
          </w:rPrChange>
        </w:rPr>
        <w:pPrChange w:id="1538" w:author="Stefan Jang" w:date="2018-03-13T16:01:00Z">
          <w:pPr>
            <w:pStyle w:val="ListParagraph"/>
          </w:pPr>
        </w:pPrChange>
      </w:pPr>
      <w:del w:id="1539" w:author="Stefan Jang" w:date="2018-03-13T16:01:00Z">
        <w:r w:rsidRPr="005F34D6" w:rsidDel="002F6D6B">
          <w:rPr>
            <w:b/>
            <w:sz w:val="24"/>
            <w:szCs w:val="24"/>
            <w:rPrChange w:id="1540" w:author="Stefan Jang" w:date="2018-03-13T17:24:00Z">
              <w:rPr/>
            </w:rPrChange>
          </w:rPr>
          <w:delText>2 ways to update/register certificates on the VM server:</w:delText>
        </w:r>
      </w:del>
    </w:p>
    <w:p w14:paraId="2C40D0F8" w14:textId="2F45495C" w:rsidR="005E7709" w:rsidRPr="005F34D6" w:rsidDel="009E581A" w:rsidRDefault="005E7709">
      <w:pPr>
        <w:rPr>
          <w:del w:id="1541" w:author="Stefan Jang" w:date="2018-03-13T16:00:00Z"/>
          <w:sz w:val="24"/>
          <w:szCs w:val="24"/>
        </w:rPr>
        <w:pPrChange w:id="1542" w:author="Stefan Jang" w:date="2018-03-13T16:01:00Z">
          <w:pPr>
            <w:pStyle w:val="ListParagraph"/>
            <w:numPr>
              <w:numId w:val="5"/>
            </w:numPr>
            <w:ind w:left="1440" w:hanging="360"/>
          </w:pPr>
        </w:pPrChange>
      </w:pPr>
      <w:del w:id="1543" w:author="Stefan Jang" w:date="2018-03-13T16:00:00Z">
        <w:r w:rsidRPr="005F34D6" w:rsidDel="009E581A">
          <w:rPr>
            <w:sz w:val="24"/>
            <w:szCs w:val="24"/>
          </w:rPr>
          <w:delText>Use of /usr/share/ca-certificates directory or</w:delText>
        </w:r>
      </w:del>
    </w:p>
    <w:p w14:paraId="4D9D7F8D" w14:textId="5FF429DE" w:rsidR="005E7709" w:rsidRPr="005F34D6" w:rsidDel="002F6D6B" w:rsidRDefault="005E7709">
      <w:pPr>
        <w:rPr>
          <w:del w:id="1544" w:author="Stefan Jang" w:date="2018-03-13T16:01:00Z"/>
          <w:sz w:val="24"/>
          <w:szCs w:val="24"/>
        </w:rPr>
        <w:pPrChange w:id="1545" w:author="Stefan Jang" w:date="2018-03-13T16:01:00Z">
          <w:pPr>
            <w:pStyle w:val="ListParagraph"/>
            <w:numPr>
              <w:numId w:val="5"/>
            </w:numPr>
            <w:ind w:left="1440" w:hanging="360"/>
          </w:pPr>
        </w:pPrChange>
      </w:pPr>
      <w:del w:id="1546" w:author="Stefan Jang" w:date="2018-03-13T16:01:00Z">
        <w:r w:rsidRPr="005F34D6" w:rsidDel="002F6D6B">
          <w:rPr>
            <w:sz w:val="24"/>
            <w:szCs w:val="24"/>
          </w:rPr>
          <w:delText>Use of /usr/local/share/ca-certificates directory</w:delText>
        </w:r>
      </w:del>
    </w:p>
    <w:p w14:paraId="2E332CAD" w14:textId="77777777" w:rsidR="005E7709" w:rsidRPr="005F34D6" w:rsidRDefault="005E7709">
      <w:pPr>
        <w:rPr>
          <w:sz w:val="24"/>
          <w:szCs w:val="24"/>
        </w:rPr>
        <w:pPrChange w:id="1547" w:author="Stefan Jang" w:date="2018-03-13T16:01:00Z">
          <w:pPr>
            <w:pStyle w:val="ListParagraph"/>
          </w:pPr>
        </w:pPrChange>
      </w:pPr>
    </w:p>
    <w:p w14:paraId="7C45A443" w14:textId="77777777" w:rsidR="005E7709" w:rsidRPr="005F34D6" w:rsidRDefault="005E7709" w:rsidP="005E7709">
      <w:pPr>
        <w:pStyle w:val="ListParagraph"/>
        <w:rPr>
          <w:sz w:val="24"/>
          <w:szCs w:val="24"/>
        </w:rPr>
      </w:pPr>
    </w:p>
    <w:p w14:paraId="16BBA01E" w14:textId="26204383" w:rsidR="006F308D" w:rsidRPr="005F34D6" w:rsidRDefault="00C03C61" w:rsidP="006F308D">
      <w:pPr>
        <w:pStyle w:val="ListParagraph"/>
        <w:rPr>
          <w:sz w:val="24"/>
          <w:szCs w:val="24"/>
          <w:rPrChange w:id="1548" w:author="Stefan Jang" w:date="2018-03-13T17:24:00Z">
            <w:rPr/>
          </w:rPrChange>
        </w:rPr>
      </w:pPr>
      <w:del w:id="1549" w:author="Stefan Jang" w:date="2018-03-13T16:02:00Z">
        <w:r w:rsidRPr="005F34D6" w:rsidDel="002F6D6B">
          <w:rPr>
            <w:noProof/>
            <w:sz w:val="24"/>
            <w:szCs w:val="24"/>
            <w:rPrChange w:id="1550" w:author="Stefan Jang" w:date="2018-03-13T17:24:00Z">
              <w:rPr>
                <w:noProof/>
              </w:rPr>
            </w:rPrChange>
          </w:rPr>
          <w:drawing>
            <wp:inline distT="0" distB="0" distL="0" distR="0" wp14:anchorId="29249E5E" wp14:editId="3ECAC1DF">
              <wp:extent cx="5943600" cy="548640"/>
              <wp:effectExtent l="0" t="0" r="0" b="381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48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6FA6974" w14:textId="77777777" w:rsidR="006F308D" w:rsidRPr="005F34D6" w:rsidRDefault="006F308D" w:rsidP="006F308D">
      <w:pPr>
        <w:pStyle w:val="ListParagraph"/>
        <w:rPr>
          <w:sz w:val="24"/>
          <w:szCs w:val="24"/>
          <w:rPrChange w:id="1551" w:author="Stefan Jang" w:date="2018-03-13T17:24:00Z">
            <w:rPr/>
          </w:rPrChange>
        </w:rPr>
      </w:pPr>
    </w:p>
    <w:p w14:paraId="3FAC56B7" w14:textId="52D712DA" w:rsidR="00C03C61" w:rsidRPr="005F34D6" w:rsidDel="002F6D6B" w:rsidRDefault="00C03C61" w:rsidP="006F308D">
      <w:pPr>
        <w:pStyle w:val="ListParagraph"/>
        <w:rPr>
          <w:del w:id="1552" w:author="Stefan Jang" w:date="2018-03-13T16:02:00Z"/>
          <w:sz w:val="24"/>
          <w:szCs w:val="24"/>
          <w:rPrChange w:id="1553" w:author="Stefan Jang" w:date="2018-03-13T17:24:00Z">
            <w:rPr>
              <w:del w:id="1554" w:author="Stefan Jang" w:date="2018-03-13T16:02:00Z"/>
            </w:rPr>
          </w:rPrChange>
        </w:rPr>
      </w:pPr>
      <w:del w:id="1555" w:author="Stefan Jang" w:date="2018-03-13T16:02:00Z">
        <w:r w:rsidRPr="005F34D6" w:rsidDel="002F6D6B">
          <w:rPr>
            <w:sz w:val="24"/>
            <w:szCs w:val="24"/>
            <w:rPrChange w:id="1556" w:author="Stefan Jang" w:date="2018-03-13T17:24:00Z">
              <w:rPr/>
            </w:rPrChange>
          </w:rPr>
          <w:delText>Go to the /usr/</w:delText>
        </w:r>
        <w:r w:rsidR="005E7709" w:rsidRPr="005F34D6" w:rsidDel="002F6D6B">
          <w:rPr>
            <w:sz w:val="24"/>
            <w:szCs w:val="24"/>
            <w:rPrChange w:id="1557" w:author="Stefan Jang" w:date="2018-03-13T17:24:00Z">
              <w:rPr/>
            </w:rPrChange>
          </w:rPr>
          <w:delText>share/ca-certificates directory and then copy &lt;switch&gt;.pem and ca.cert.pem files from the /root/ca directory. Change the file permission to 644. Then rename both .pem file to .crt file.</w:delText>
        </w:r>
      </w:del>
    </w:p>
    <w:p w14:paraId="51878093" w14:textId="7F318A48" w:rsidR="005E7709" w:rsidRPr="005F34D6" w:rsidDel="002F6D6B" w:rsidRDefault="005E7709" w:rsidP="006F308D">
      <w:pPr>
        <w:pStyle w:val="ListParagraph"/>
        <w:rPr>
          <w:del w:id="1558" w:author="Stefan Jang" w:date="2018-03-13T16:02:00Z"/>
          <w:color w:val="FF0000"/>
          <w:sz w:val="24"/>
          <w:szCs w:val="24"/>
          <w:rPrChange w:id="1559" w:author="Stefan Jang" w:date="2018-03-13T17:24:00Z">
            <w:rPr>
              <w:del w:id="1560" w:author="Stefan Jang" w:date="2018-03-13T16:02:00Z"/>
              <w:color w:val="FF0000"/>
            </w:rPr>
          </w:rPrChange>
        </w:rPr>
      </w:pPr>
      <w:del w:id="1561" w:author="Stefan Jang" w:date="2018-03-13T16:02:00Z">
        <w:r w:rsidRPr="005F34D6" w:rsidDel="002F6D6B">
          <w:rPr>
            <w:color w:val="FF0000"/>
            <w:sz w:val="24"/>
            <w:szCs w:val="24"/>
            <w:highlight w:val="yellow"/>
            <w:rPrChange w:id="1562" w:author="Stefan Jang" w:date="2018-03-13T17:24:00Z">
              <w:rPr>
                <w:color w:val="FF0000"/>
                <w:highlight w:val="yellow"/>
              </w:rPr>
            </w:rPrChange>
          </w:rPr>
          <w:delText>(Note: Change the suffix of these file names have no impact on the contents of these files. Data integrity is preserved even after…)</w:delText>
        </w:r>
      </w:del>
    </w:p>
    <w:p w14:paraId="565C55ED" w14:textId="77777777" w:rsidR="005E7709" w:rsidRPr="005F34D6" w:rsidRDefault="005E7709" w:rsidP="006F308D">
      <w:pPr>
        <w:pStyle w:val="ListParagraph"/>
        <w:rPr>
          <w:color w:val="FF0000"/>
          <w:sz w:val="24"/>
          <w:szCs w:val="24"/>
          <w:rPrChange w:id="1563" w:author="Stefan Jang" w:date="2018-03-13T17:24:00Z">
            <w:rPr>
              <w:color w:val="FF0000"/>
            </w:rPr>
          </w:rPrChange>
        </w:rPr>
      </w:pPr>
    </w:p>
    <w:p w14:paraId="2F594CBA" w14:textId="2C02A908" w:rsidR="005E7709" w:rsidRPr="005F34D6" w:rsidDel="002F6D6B" w:rsidRDefault="005E7709" w:rsidP="006F308D">
      <w:pPr>
        <w:pStyle w:val="ListParagraph"/>
        <w:rPr>
          <w:del w:id="1564" w:author="Stefan Jang" w:date="2018-03-13T16:03:00Z"/>
          <w:sz w:val="24"/>
          <w:szCs w:val="24"/>
        </w:rPr>
      </w:pPr>
      <w:del w:id="1565" w:author="Stefan Jang" w:date="2018-03-13T16:03:00Z">
        <w:r w:rsidRPr="005F34D6" w:rsidDel="002F6D6B">
          <w:rPr>
            <w:sz w:val="24"/>
            <w:szCs w:val="24"/>
          </w:rPr>
          <w:delText>Do the same thing for the /usr/local/share/ca-certificates directory but first create a directory with the 755 permission and then copy those .pem files. Then do the same thing as before.</w:delText>
        </w:r>
      </w:del>
    </w:p>
    <w:p w14:paraId="0FE13711" w14:textId="369FDD15" w:rsidR="005E7709" w:rsidRPr="005F34D6" w:rsidDel="00C47D5A" w:rsidRDefault="005E7709" w:rsidP="006F308D">
      <w:pPr>
        <w:pStyle w:val="ListParagraph"/>
        <w:rPr>
          <w:del w:id="1566" w:author="Stefan Jang" w:date="2018-03-13T18:36:00Z"/>
          <w:sz w:val="24"/>
          <w:szCs w:val="24"/>
        </w:rPr>
      </w:pPr>
    </w:p>
    <w:p w14:paraId="4E0A4331" w14:textId="1C001A92" w:rsidR="005E7709" w:rsidRPr="005F34D6" w:rsidDel="00C47D5A" w:rsidRDefault="005E7709" w:rsidP="006F308D">
      <w:pPr>
        <w:pStyle w:val="ListParagraph"/>
        <w:rPr>
          <w:del w:id="1567" w:author="Stefan Jang" w:date="2018-03-13T18:36:00Z"/>
          <w:sz w:val="24"/>
          <w:szCs w:val="24"/>
        </w:rPr>
      </w:pPr>
      <w:del w:id="1568" w:author="Stefan Jang" w:date="2018-03-13T18:36:00Z">
        <w:r w:rsidRPr="005F34D6" w:rsidDel="00C47D5A">
          <w:rPr>
            <w:sz w:val="24"/>
            <w:szCs w:val="24"/>
          </w:rPr>
          <w:delText>e.g.,</w:delText>
        </w:r>
      </w:del>
    </w:p>
    <w:p w14:paraId="7AC09B98" w14:textId="4B081593" w:rsidR="00C03C61" w:rsidRPr="005F34D6" w:rsidDel="00C47D5A" w:rsidRDefault="00C03C61" w:rsidP="006F308D">
      <w:pPr>
        <w:pStyle w:val="ListParagraph"/>
        <w:rPr>
          <w:del w:id="1569" w:author="Stefan Jang" w:date="2018-03-13T18:36:00Z"/>
          <w:sz w:val="24"/>
          <w:szCs w:val="24"/>
          <w:rPrChange w:id="1570" w:author="Stefan Jang" w:date="2018-03-13T17:24:00Z">
            <w:rPr>
              <w:del w:id="1571" w:author="Stefan Jang" w:date="2018-03-13T18:36:00Z"/>
            </w:rPr>
          </w:rPrChange>
        </w:rPr>
      </w:pPr>
    </w:p>
    <w:p w14:paraId="4A1E0C88" w14:textId="10308DA2" w:rsidR="00C03C61" w:rsidRPr="005F34D6" w:rsidDel="00C47D5A" w:rsidRDefault="00C03C61" w:rsidP="006F308D">
      <w:pPr>
        <w:pStyle w:val="ListParagraph"/>
        <w:rPr>
          <w:del w:id="1572" w:author="Stefan Jang" w:date="2018-03-13T18:36:00Z"/>
          <w:sz w:val="24"/>
          <w:szCs w:val="24"/>
          <w:rPrChange w:id="1573" w:author="Stefan Jang" w:date="2018-03-13T17:24:00Z">
            <w:rPr>
              <w:del w:id="1574" w:author="Stefan Jang" w:date="2018-03-13T18:36:00Z"/>
            </w:rPr>
          </w:rPrChange>
        </w:rPr>
      </w:pPr>
      <w:del w:id="1575" w:author="Stefan Jang" w:date="2018-03-13T18:35:00Z">
        <w:r w:rsidRPr="005F34D6" w:rsidDel="00C47D5A">
          <w:rPr>
            <w:noProof/>
            <w:sz w:val="24"/>
            <w:szCs w:val="24"/>
            <w:rPrChange w:id="1576" w:author="Stefan Jang" w:date="2018-03-13T17:24:00Z">
              <w:rPr>
                <w:noProof/>
              </w:rPr>
            </w:rPrChange>
          </w:rPr>
          <w:drawing>
            <wp:inline distT="0" distB="0" distL="0" distR="0" wp14:anchorId="2A1850E3" wp14:editId="142FCFDF">
              <wp:extent cx="5943600" cy="1327150"/>
              <wp:effectExtent l="0" t="0" r="0" b="635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327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DD3900C" w14:textId="31B6428A" w:rsidR="002F7B5E" w:rsidRPr="005F34D6" w:rsidDel="00C47D5A" w:rsidRDefault="00C03C61">
      <w:pPr>
        <w:pStyle w:val="ListParagraph"/>
        <w:rPr>
          <w:del w:id="1577" w:author="Stefan Jang" w:date="2018-03-13T18:36:00Z"/>
          <w:sz w:val="24"/>
          <w:szCs w:val="24"/>
          <w:rPrChange w:id="1578" w:author="Stefan Jang" w:date="2018-03-13T17:24:00Z">
            <w:rPr>
              <w:del w:id="1579" w:author="Stefan Jang" w:date="2018-03-13T18:36:00Z"/>
            </w:rPr>
          </w:rPrChange>
        </w:rPr>
        <w:pPrChange w:id="1580" w:author="Stefan Jang" w:date="2018-03-13T18:36:00Z">
          <w:pPr>
            <w:ind w:firstLine="720"/>
          </w:pPr>
        </w:pPrChange>
      </w:pPr>
      <w:del w:id="1581" w:author="Stefan Jang" w:date="2018-03-13T18:35:00Z">
        <w:r w:rsidRPr="005F34D6" w:rsidDel="00C47D5A">
          <w:rPr>
            <w:noProof/>
            <w:sz w:val="24"/>
            <w:szCs w:val="24"/>
            <w:rPrChange w:id="1582" w:author="Stefan Jang" w:date="2018-03-13T17:24:00Z">
              <w:rPr>
                <w:noProof/>
              </w:rPr>
            </w:rPrChange>
          </w:rPr>
          <w:drawing>
            <wp:inline distT="0" distB="0" distL="0" distR="0" wp14:anchorId="1F654195" wp14:editId="6D209281">
              <wp:extent cx="5943600" cy="1006475"/>
              <wp:effectExtent l="0" t="0" r="0" b="317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006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D930283" w14:textId="77777777" w:rsidR="00C47D5A" w:rsidRDefault="00C47D5A">
      <w:pPr>
        <w:pStyle w:val="ListParagraph"/>
        <w:rPr>
          <w:ins w:id="1583" w:author="Stefan Jang" w:date="2018-03-13T18:34:00Z"/>
          <w:noProof/>
          <w:sz w:val="24"/>
          <w:szCs w:val="24"/>
        </w:rPr>
        <w:pPrChange w:id="1584" w:author="Stefan Jang" w:date="2018-03-13T18:36:00Z">
          <w:pPr>
            <w:ind w:firstLine="720"/>
          </w:pPr>
        </w:pPrChange>
      </w:pPr>
    </w:p>
    <w:p w14:paraId="384A29FA" w14:textId="15A16390" w:rsidR="003A6AAB" w:rsidRPr="005F34D6" w:rsidRDefault="003A6AAB" w:rsidP="00C03C61">
      <w:pPr>
        <w:ind w:firstLine="720"/>
        <w:rPr>
          <w:sz w:val="24"/>
          <w:szCs w:val="24"/>
          <w:rPrChange w:id="1585" w:author="Stefan Jang" w:date="2018-03-13T17:24:00Z">
            <w:rPr/>
          </w:rPrChange>
        </w:rPr>
      </w:pPr>
      <w:del w:id="1586" w:author="Stefan Jang" w:date="2018-03-13T18:35:00Z">
        <w:r w:rsidRPr="005F34D6" w:rsidDel="00C47D5A">
          <w:rPr>
            <w:noProof/>
            <w:sz w:val="24"/>
            <w:szCs w:val="24"/>
            <w:rPrChange w:id="1587" w:author="Stefan Jang" w:date="2018-03-13T17:24:00Z">
              <w:rPr>
                <w:noProof/>
              </w:rPr>
            </w:rPrChange>
          </w:rPr>
          <w:drawing>
            <wp:inline distT="0" distB="0" distL="0" distR="0" wp14:anchorId="1008BB20" wp14:editId="6B755929">
              <wp:extent cx="5943600" cy="3163570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635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0391AFD" w14:textId="77777777" w:rsidR="003A6AAB" w:rsidRPr="005F34D6" w:rsidRDefault="003A6AAB" w:rsidP="00C03C61">
      <w:pPr>
        <w:ind w:firstLine="720"/>
        <w:rPr>
          <w:sz w:val="24"/>
          <w:szCs w:val="24"/>
          <w:rPrChange w:id="1588" w:author="Stefan Jang" w:date="2018-03-13T17:24:00Z">
            <w:rPr/>
          </w:rPrChange>
        </w:rPr>
      </w:pPr>
    </w:p>
    <w:p w14:paraId="79CD141A" w14:textId="66C1009A" w:rsidR="003A6AAB" w:rsidRPr="005F34D6" w:rsidDel="008F6A81" w:rsidRDefault="005E7709" w:rsidP="00C03C61">
      <w:pPr>
        <w:ind w:firstLine="720"/>
        <w:rPr>
          <w:del w:id="1589" w:author="Stefan Jang" w:date="2018-03-13T13:58:00Z"/>
          <w:sz w:val="24"/>
          <w:szCs w:val="24"/>
          <w:rPrChange w:id="1590" w:author="Stefan Jang" w:date="2018-03-13T17:24:00Z">
            <w:rPr>
              <w:del w:id="1591" w:author="Stefan Jang" w:date="2018-03-13T13:58:00Z"/>
            </w:rPr>
          </w:rPrChange>
        </w:rPr>
      </w:pPr>
      <w:del w:id="1592" w:author="Stefan Jang" w:date="2018-03-13T13:58:00Z">
        <w:r w:rsidRPr="005F34D6" w:rsidDel="008F6A81">
          <w:rPr>
            <w:sz w:val="24"/>
            <w:szCs w:val="24"/>
            <w:rPrChange w:id="1593" w:author="Stefan Jang" w:date="2018-03-13T17:24:00Z">
              <w:rPr/>
            </w:rPrChange>
          </w:rPr>
          <w:delText xml:space="preserve">If you are going to use the /usr/share/ca-certificates directory then execute </w:delText>
        </w:r>
      </w:del>
    </w:p>
    <w:p w14:paraId="4B89327D" w14:textId="7DE4A20D" w:rsidR="00C03C61" w:rsidRPr="005F34D6" w:rsidDel="008F6A81" w:rsidRDefault="00C03C61" w:rsidP="00C03C61">
      <w:pPr>
        <w:ind w:firstLine="720"/>
        <w:rPr>
          <w:del w:id="1594" w:author="Stefan Jang" w:date="2018-03-13T13:58:00Z"/>
          <w:moveFrom w:id="1595" w:author="Stefan Jang" w:date="2018-03-13T13:57:00Z"/>
          <w:sz w:val="24"/>
          <w:szCs w:val="24"/>
          <w:rPrChange w:id="1596" w:author="Stefan Jang" w:date="2018-03-13T17:24:00Z">
            <w:rPr>
              <w:del w:id="1597" w:author="Stefan Jang" w:date="2018-03-13T13:58:00Z"/>
              <w:moveFrom w:id="1598" w:author="Stefan Jang" w:date="2018-03-13T13:57:00Z"/>
            </w:rPr>
          </w:rPrChange>
        </w:rPr>
      </w:pPr>
      <w:moveFromRangeStart w:id="1599" w:author="Stefan Jang" w:date="2018-03-13T13:57:00Z" w:name="move508712793"/>
      <w:moveFrom w:id="1600" w:author="Stefan Jang" w:date="2018-03-13T13:57:00Z">
        <w:del w:id="1601" w:author="Stefan Jang" w:date="2018-03-13T13:58:00Z">
          <w:r w:rsidRPr="005F34D6" w:rsidDel="008F6A81">
            <w:rPr>
              <w:sz w:val="24"/>
              <w:szCs w:val="24"/>
              <w:rPrChange w:id="1602" w:author="Stefan Jang" w:date="2018-03-13T17:24:00Z">
                <w:rPr/>
              </w:rPrChange>
            </w:rPr>
            <w:delText>the “</w:delText>
          </w:r>
          <w:r w:rsidRPr="005F34D6" w:rsidDel="008F6A81">
            <w:rPr>
              <w:b/>
              <w:color w:val="FF0000"/>
              <w:sz w:val="24"/>
              <w:szCs w:val="24"/>
              <w:rPrChange w:id="1603" w:author="Stefan Jang" w:date="2018-03-13T17:24:00Z">
                <w:rPr>
                  <w:b/>
                  <w:color w:val="FF0000"/>
                  <w:sz w:val="32"/>
                  <w:szCs w:val="32"/>
                </w:rPr>
              </w:rPrChange>
            </w:rPr>
            <w:delText>dpkg-reconfigure ca-certificates</w:delText>
          </w:r>
          <w:r w:rsidRPr="005F34D6" w:rsidDel="008F6A81">
            <w:rPr>
              <w:sz w:val="24"/>
              <w:szCs w:val="24"/>
              <w:rPrChange w:id="1604" w:author="Stefan Jang" w:date="2018-03-13T17:24:00Z">
                <w:rPr/>
              </w:rPrChange>
            </w:rPr>
            <w:delText xml:space="preserve">” command which will bring up a GUI window for a Package configuration and in this case, it will be a “ca-certificates configuration”. </w:delText>
          </w:r>
        </w:del>
      </w:moveFrom>
    </w:p>
    <w:moveFromRangeEnd w:id="1599"/>
    <w:p w14:paraId="6962C7CA" w14:textId="5B92490F" w:rsidR="004B490F" w:rsidRPr="005F34D6" w:rsidDel="008F6A81" w:rsidRDefault="004B490F" w:rsidP="00C03C61">
      <w:pPr>
        <w:ind w:firstLine="720"/>
        <w:rPr>
          <w:del w:id="1605" w:author="Stefan Jang" w:date="2018-03-13T13:58:00Z"/>
          <w:sz w:val="24"/>
          <w:szCs w:val="24"/>
          <w:rPrChange w:id="1606" w:author="Stefan Jang" w:date="2018-03-13T17:24:00Z">
            <w:rPr>
              <w:del w:id="1607" w:author="Stefan Jang" w:date="2018-03-13T13:58:00Z"/>
            </w:rPr>
          </w:rPrChange>
        </w:rPr>
      </w:pPr>
      <w:del w:id="1608" w:author="Stefan Jang" w:date="2018-03-13T13:58:00Z">
        <w:r w:rsidRPr="005F34D6" w:rsidDel="008F6A81">
          <w:rPr>
            <w:sz w:val="24"/>
            <w:szCs w:val="24"/>
            <w:rPrChange w:id="1609" w:author="Stefan Jang" w:date="2018-03-13T17:24:00Z">
              <w:rPr/>
            </w:rPrChange>
          </w:rPr>
          <w:delText>e.g.,</w:delText>
        </w:r>
      </w:del>
    </w:p>
    <w:p w14:paraId="0D977D2F" w14:textId="0FEA6F89" w:rsidR="00C03C61" w:rsidRPr="005F34D6" w:rsidRDefault="00C03C61" w:rsidP="00C03C61">
      <w:pPr>
        <w:ind w:firstLine="720"/>
        <w:rPr>
          <w:sz w:val="24"/>
          <w:szCs w:val="24"/>
          <w:rPrChange w:id="1610" w:author="Stefan Jang" w:date="2018-03-13T17:24:00Z">
            <w:rPr/>
          </w:rPrChange>
        </w:rPr>
      </w:pPr>
      <w:del w:id="1611" w:author="Stefan Jang" w:date="2018-03-13T18:35:00Z">
        <w:r w:rsidRPr="005F34D6" w:rsidDel="00C47D5A">
          <w:rPr>
            <w:noProof/>
            <w:sz w:val="24"/>
            <w:szCs w:val="24"/>
            <w:rPrChange w:id="1612" w:author="Stefan Jang" w:date="2018-03-13T17:24:00Z">
              <w:rPr>
                <w:noProof/>
              </w:rPr>
            </w:rPrChange>
          </w:rPr>
          <w:drawing>
            <wp:inline distT="0" distB="0" distL="0" distR="0" wp14:anchorId="18468093" wp14:editId="2FC59524">
              <wp:extent cx="5943600" cy="4184650"/>
              <wp:effectExtent l="0" t="0" r="0" b="635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184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7AA1DAA" w14:textId="4E062F14" w:rsidR="00C03C61" w:rsidRPr="005F34D6" w:rsidDel="00C47D5A" w:rsidRDefault="00C03C61" w:rsidP="00C03C61">
      <w:pPr>
        <w:ind w:firstLine="720"/>
        <w:rPr>
          <w:del w:id="1613" w:author="Stefan Jang" w:date="2018-03-13T18:35:00Z"/>
          <w:sz w:val="24"/>
          <w:szCs w:val="24"/>
          <w:rPrChange w:id="1614" w:author="Stefan Jang" w:date="2018-03-13T17:24:00Z">
            <w:rPr>
              <w:del w:id="1615" w:author="Stefan Jang" w:date="2018-03-13T18:35:00Z"/>
            </w:rPr>
          </w:rPrChange>
        </w:rPr>
      </w:pPr>
      <w:del w:id="1616" w:author="Stefan Jang" w:date="2018-03-13T18:35:00Z">
        <w:r w:rsidRPr="005F34D6" w:rsidDel="00C47D5A">
          <w:rPr>
            <w:sz w:val="24"/>
            <w:szCs w:val="24"/>
            <w:rPrChange w:id="1617" w:author="Stefan Jang" w:date="2018-03-13T17:24:00Z">
              <w:rPr/>
            </w:rPrChange>
          </w:rPr>
          <w:delText>Hit &lt;Enter&gt;. It will bring up another dialog window.</w:delText>
        </w:r>
      </w:del>
    </w:p>
    <w:p w14:paraId="2440AEF8" w14:textId="49F74CA9" w:rsidR="00C03C61" w:rsidRPr="005F34D6" w:rsidRDefault="003A6AAB" w:rsidP="00C03C61">
      <w:pPr>
        <w:ind w:firstLine="720"/>
        <w:rPr>
          <w:sz w:val="24"/>
          <w:szCs w:val="24"/>
          <w:rPrChange w:id="1618" w:author="Stefan Jang" w:date="2018-03-13T17:24:00Z">
            <w:rPr/>
          </w:rPrChange>
        </w:rPr>
      </w:pPr>
      <w:del w:id="1619" w:author="Stefan Jang" w:date="2018-03-13T18:35:00Z">
        <w:r w:rsidRPr="005F34D6" w:rsidDel="00C47D5A">
          <w:rPr>
            <w:noProof/>
            <w:sz w:val="24"/>
            <w:szCs w:val="24"/>
            <w:rPrChange w:id="1620" w:author="Stefan Jang" w:date="2018-03-13T17:24:00Z">
              <w:rPr>
                <w:noProof/>
              </w:rPr>
            </w:rPrChange>
          </w:rPr>
          <w:drawing>
            <wp:inline distT="0" distB="0" distL="0" distR="0" wp14:anchorId="3D8715C7" wp14:editId="2F44CD48">
              <wp:extent cx="5943600" cy="4169410"/>
              <wp:effectExtent l="0" t="0" r="0" b="254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169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0851A03" w14:textId="02E447A7" w:rsidR="003A6AAB" w:rsidRPr="005F34D6" w:rsidDel="00C47D5A" w:rsidRDefault="004B490F" w:rsidP="00C03C61">
      <w:pPr>
        <w:ind w:firstLine="720"/>
        <w:rPr>
          <w:del w:id="1621" w:author="Stefan Jang" w:date="2018-03-13T18:35:00Z"/>
          <w:sz w:val="24"/>
          <w:szCs w:val="24"/>
          <w:rPrChange w:id="1622" w:author="Stefan Jang" w:date="2018-03-13T17:24:00Z">
            <w:rPr>
              <w:del w:id="1623" w:author="Stefan Jang" w:date="2018-03-13T18:35:00Z"/>
            </w:rPr>
          </w:rPrChange>
        </w:rPr>
      </w:pPr>
      <w:del w:id="1624" w:author="Stefan Jang" w:date="2018-03-13T18:35:00Z">
        <w:r w:rsidRPr="005F34D6" w:rsidDel="00C47D5A">
          <w:rPr>
            <w:sz w:val="24"/>
            <w:szCs w:val="24"/>
            <w:rPrChange w:id="1625" w:author="Stefan Jang" w:date="2018-03-13T17:24:00Z">
              <w:rPr/>
            </w:rPrChange>
          </w:rPr>
          <w:delText>Before you hit &lt;Enter&gt;, check to make sure you see both the  &lt;switchIP&gt;.crt and the “ca.cert.crt&gt; files are present. Then h</w:delText>
        </w:r>
        <w:r w:rsidR="003A6AAB" w:rsidRPr="005F34D6" w:rsidDel="00C47D5A">
          <w:rPr>
            <w:sz w:val="24"/>
            <w:szCs w:val="24"/>
            <w:rPrChange w:id="1626" w:author="Stefan Jang" w:date="2018-03-13T17:24:00Z">
              <w:rPr/>
            </w:rPrChange>
          </w:rPr>
          <w:delText>it &lt;Enter&gt;</w:delText>
        </w:r>
      </w:del>
    </w:p>
    <w:p w14:paraId="6D43CE96" w14:textId="14362FCC" w:rsidR="004B490F" w:rsidRPr="005F34D6" w:rsidRDefault="004B490F" w:rsidP="00C03C61">
      <w:pPr>
        <w:ind w:firstLine="720"/>
        <w:rPr>
          <w:sz w:val="24"/>
          <w:szCs w:val="24"/>
          <w:rPrChange w:id="1627" w:author="Stefan Jang" w:date="2018-03-13T17:24:00Z">
            <w:rPr/>
          </w:rPrChange>
        </w:rPr>
      </w:pPr>
      <w:del w:id="1628" w:author="Stefan Jang" w:date="2018-03-13T18:35:00Z">
        <w:r w:rsidRPr="005F34D6" w:rsidDel="00C47D5A">
          <w:rPr>
            <w:sz w:val="24"/>
            <w:szCs w:val="24"/>
            <w:rPrChange w:id="1629" w:author="Stefan Jang" w:date="2018-03-13T17:24:00Z">
              <w:rPr/>
            </w:rPrChange>
          </w:rPr>
          <w:delText>Then execute the “</w:delText>
        </w:r>
        <w:r w:rsidRPr="005F34D6" w:rsidDel="00C47D5A">
          <w:rPr>
            <w:b/>
            <w:color w:val="FF0000"/>
            <w:sz w:val="24"/>
            <w:szCs w:val="24"/>
            <w:rPrChange w:id="1630" w:author="Stefan Jang" w:date="2018-03-13T17:24:00Z">
              <w:rPr>
                <w:b/>
                <w:color w:val="FF0000"/>
                <w:sz w:val="32"/>
                <w:szCs w:val="32"/>
              </w:rPr>
            </w:rPrChange>
          </w:rPr>
          <w:delText>update-ca-certificates</w:delText>
        </w:r>
        <w:r w:rsidRPr="005F34D6" w:rsidDel="00C47D5A">
          <w:rPr>
            <w:sz w:val="24"/>
            <w:szCs w:val="24"/>
            <w:rPrChange w:id="1631" w:author="Stefan Jang" w:date="2018-03-13T17:24:00Z">
              <w:rPr/>
            </w:rPrChange>
          </w:rPr>
          <w:delText>” command</w:delText>
        </w:r>
      </w:del>
      <w:r w:rsidRPr="005F34D6">
        <w:rPr>
          <w:sz w:val="24"/>
          <w:szCs w:val="24"/>
          <w:rPrChange w:id="1632" w:author="Stefan Jang" w:date="2018-03-13T17:24:00Z">
            <w:rPr/>
          </w:rPrChange>
        </w:rPr>
        <w:t>.</w:t>
      </w:r>
    </w:p>
    <w:p w14:paraId="5D59471A" w14:textId="21CD64A7" w:rsidR="003A6AAB" w:rsidRPr="005F34D6" w:rsidDel="00C47D5A" w:rsidRDefault="004B490F" w:rsidP="00C03C61">
      <w:pPr>
        <w:ind w:firstLine="720"/>
        <w:rPr>
          <w:del w:id="1633" w:author="Stefan Jang" w:date="2018-03-13T18:35:00Z"/>
          <w:sz w:val="24"/>
          <w:szCs w:val="24"/>
          <w:rPrChange w:id="1634" w:author="Stefan Jang" w:date="2018-03-13T17:24:00Z">
            <w:rPr>
              <w:del w:id="1635" w:author="Stefan Jang" w:date="2018-03-13T18:35:00Z"/>
            </w:rPr>
          </w:rPrChange>
        </w:rPr>
      </w:pPr>
      <w:del w:id="1636" w:author="Stefan Jang" w:date="2018-03-13T18:35:00Z">
        <w:r w:rsidRPr="005F34D6" w:rsidDel="00C47D5A">
          <w:rPr>
            <w:sz w:val="24"/>
            <w:szCs w:val="24"/>
            <w:rPrChange w:id="1637" w:author="Stefan Jang" w:date="2018-03-13T17:24:00Z">
              <w:rPr/>
            </w:rPrChange>
          </w:rPr>
          <w:delText>e.g.,</w:delText>
        </w:r>
      </w:del>
    </w:p>
    <w:p w14:paraId="45099EF7" w14:textId="7DD457FB" w:rsidR="00C03C61" w:rsidRPr="005F34D6" w:rsidRDefault="003A6AAB" w:rsidP="00C03C61">
      <w:pPr>
        <w:ind w:firstLine="720"/>
        <w:rPr>
          <w:sz w:val="24"/>
          <w:szCs w:val="24"/>
          <w:rPrChange w:id="1638" w:author="Stefan Jang" w:date="2018-03-13T17:24:00Z">
            <w:rPr/>
          </w:rPrChange>
        </w:rPr>
      </w:pPr>
      <w:del w:id="1639" w:author="Stefan Jang" w:date="2018-03-13T18:35:00Z">
        <w:r w:rsidRPr="005F34D6" w:rsidDel="00C47D5A">
          <w:rPr>
            <w:noProof/>
            <w:sz w:val="24"/>
            <w:szCs w:val="24"/>
            <w:rPrChange w:id="1640" w:author="Stefan Jang" w:date="2018-03-13T17:24:00Z">
              <w:rPr>
                <w:noProof/>
              </w:rPr>
            </w:rPrChange>
          </w:rPr>
          <w:drawing>
            <wp:inline distT="0" distB="0" distL="0" distR="0" wp14:anchorId="021B5501" wp14:editId="56404533">
              <wp:extent cx="5943600" cy="1601470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6014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D244080" w14:textId="77777777" w:rsidR="00C03C61" w:rsidRPr="005F34D6" w:rsidRDefault="00C03C61" w:rsidP="00C03C61">
      <w:pPr>
        <w:ind w:firstLine="720"/>
        <w:rPr>
          <w:sz w:val="24"/>
          <w:szCs w:val="24"/>
          <w:rPrChange w:id="1641" w:author="Stefan Jang" w:date="2018-03-13T17:24:00Z">
            <w:rPr/>
          </w:rPrChange>
        </w:rPr>
      </w:pPr>
    </w:p>
    <w:p w14:paraId="12CB2F04" w14:textId="77777777" w:rsidR="00C03C61" w:rsidRPr="005F34D6" w:rsidRDefault="00C03C61" w:rsidP="00C03C61">
      <w:pPr>
        <w:ind w:firstLine="720"/>
        <w:rPr>
          <w:sz w:val="24"/>
          <w:szCs w:val="24"/>
          <w:rPrChange w:id="1642" w:author="Stefan Jang" w:date="2018-03-13T17:24:00Z">
            <w:rPr/>
          </w:rPrChange>
        </w:rPr>
      </w:pPr>
    </w:p>
    <w:sectPr w:rsidR="00C03C61" w:rsidRPr="005F3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82B361D" w16cid:durableId="1E4EAF3A"/>
  <w16cid:commentId w16cid:paraId="4CC7AE82" w16cid:durableId="1E4EAF84"/>
  <w16cid:commentId w16cid:paraId="237E7F01" w16cid:durableId="1E4E913E"/>
  <w16cid:commentId w16cid:paraId="46DB11AB" w16cid:durableId="1E4E9308"/>
  <w16cid:commentId w16cid:paraId="2F4851C0" w16cid:durableId="1E529AD9"/>
  <w16cid:commentId w16cid:paraId="44435152" w16cid:durableId="1E529ADE"/>
  <w16cid:commentId w16cid:paraId="5D41B1D3" w16cid:durableId="1E4E93E7"/>
  <w16cid:commentId w16cid:paraId="3C4FCA4A" w16cid:durableId="1E4EAB9F"/>
  <w16cid:commentId w16cid:paraId="5C103C2B" w16cid:durableId="1E4EABCB"/>
  <w16cid:commentId w16cid:paraId="75E11BCE" w16cid:durableId="1E4EAC0A"/>
  <w16cid:commentId w16cid:paraId="57F49409" w16cid:durableId="1E4EAC6E"/>
  <w16cid:commentId w16cid:paraId="46B24DCF" w16cid:durableId="1E525590"/>
  <w16cid:commentId w16cid:paraId="394F7260" w16cid:durableId="1E529B0D"/>
  <w16cid:commentId w16cid:paraId="37E391BC" w16cid:durableId="1E529B2A"/>
  <w16cid:commentId w16cid:paraId="31B8479F" w16cid:durableId="1E527441"/>
  <w16cid:commentId w16cid:paraId="5CE0142E" w16cid:durableId="1E4EB20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rriweather San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6593B"/>
    <w:multiLevelType w:val="multilevel"/>
    <w:tmpl w:val="24CE7D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3F1495C"/>
    <w:multiLevelType w:val="multilevel"/>
    <w:tmpl w:val="9F68DD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4D264F3"/>
    <w:multiLevelType w:val="hybridMultilevel"/>
    <w:tmpl w:val="E528C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428BC"/>
    <w:multiLevelType w:val="hybridMultilevel"/>
    <w:tmpl w:val="DC0EA6C0"/>
    <w:lvl w:ilvl="0" w:tplc="1D06BD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8B22FF"/>
    <w:multiLevelType w:val="hybridMultilevel"/>
    <w:tmpl w:val="7092F5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2E1BF6"/>
    <w:multiLevelType w:val="hybridMultilevel"/>
    <w:tmpl w:val="7A3CC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97C23"/>
    <w:multiLevelType w:val="multilevel"/>
    <w:tmpl w:val="24CE7D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79A475F"/>
    <w:multiLevelType w:val="hybridMultilevel"/>
    <w:tmpl w:val="DB587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6"/>
  </w:num>
  <w:num w:numId="7">
    <w:abstractNumId w:val="1"/>
  </w:num>
  <w:num w:numId="8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efan Jang">
    <w15:presenceInfo w15:providerId="AD" w15:userId="S-1-5-21-1713796142-1075319225-1236795852-20172"/>
  </w15:person>
  <w15:person w15:author="Tom Chen">
    <w15:presenceInfo w15:providerId="Windows Live" w15:userId="7b3d2868-eba6-4310-9820-0d152f8680b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revisionView w:markup="0" w:comments="0" w:insDel="0" w:formatting="0" w:inkAnnotations="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B5E"/>
    <w:rsid w:val="000034CF"/>
    <w:rsid w:val="00046545"/>
    <w:rsid w:val="00054307"/>
    <w:rsid w:val="000D7BAF"/>
    <w:rsid w:val="0011244B"/>
    <w:rsid w:val="00194DB5"/>
    <w:rsid w:val="001C2311"/>
    <w:rsid w:val="001D3A2A"/>
    <w:rsid w:val="00241A9B"/>
    <w:rsid w:val="002B34C4"/>
    <w:rsid w:val="002B7E73"/>
    <w:rsid w:val="002F6D6B"/>
    <w:rsid w:val="002F7B5E"/>
    <w:rsid w:val="003A6AAB"/>
    <w:rsid w:val="003E3697"/>
    <w:rsid w:val="003F2FF5"/>
    <w:rsid w:val="00473997"/>
    <w:rsid w:val="004B490F"/>
    <w:rsid w:val="004E7831"/>
    <w:rsid w:val="00565BE3"/>
    <w:rsid w:val="00596362"/>
    <w:rsid w:val="005E7709"/>
    <w:rsid w:val="005F34D6"/>
    <w:rsid w:val="00637BAF"/>
    <w:rsid w:val="006B1C30"/>
    <w:rsid w:val="006F308D"/>
    <w:rsid w:val="00712076"/>
    <w:rsid w:val="0076092B"/>
    <w:rsid w:val="0076295A"/>
    <w:rsid w:val="0079275B"/>
    <w:rsid w:val="007A5C36"/>
    <w:rsid w:val="007C530D"/>
    <w:rsid w:val="00806CB4"/>
    <w:rsid w:val="008659DA"/>
    <w:rsid w:val="00871A9C"/>
    <w:rsid w:val="00874696"/>
    <w:rsid w:val="008A4024"/>
    <w:rsid w:val="008F4D7A"/>
    <w:rsid w:val="008F6A81"/>
    <w:rsid w:val="00977F36"/>
    <w:rsid w:val="00983AE0"/>
    <w:rsid w:val="00994CC7"/>
    <w:rsid w:val="009C28BA"/>
    <w:rsid w:val="009E581A"/>
    <w:rsid w:val="00AC34DB"/>
    <w:rsid w:val="00AF4AFF"/>
    <w:rsid w:val="00B6109C"/>
    <w:rsid w:val="00B941E6"/>
    <w:rsid w:val="00C03C61"/>
    <w:rsid w:val="00C47D5A"/>
    <w:rsid w:val="00CE6615"/>
    <w:rsid w:val="00D24975"/>
    <w:rsid w:val="00DA5464"/>
    <w:rsid w:val="00F9361F"/>
    <w:rsid w:val="00FC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32CDD"/>
  <w15:chartTrackingRefBased/>
  <w15:docId w15:val="{F931AE55-0989-4DD6-AC6D-1C0F9778D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0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44B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0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697"/>
    <w:pPr>
      <w:ind w:left="720"/>
      <w:contextualSpacing/>
    </w:pPr>
  </w:style>
  <w:style w:type="table" w:styleId="TableGrid">
    <w:name w:val="Table Grid"/>
    <w:basedOn w:val="TableNormal"/>
    <w:uiPriority w:val="39"/>
    <w:rsid w:val="001C23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12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806C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6C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6C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6C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6CB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CB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CB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A40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40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2322</Words>
  <Characters>13239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Jang</dc:creator>
  <cp:keywords/>
  <dc:description/>
  <cp:lastModifiedBy>Daniel Chung</cp:lastModifiedBy>
  <cp:revision>2</cp:revision>
  <dcterms:created xsi:type="dcterms:W3CDTF">2018-03-14T02:33:00Z</dcterms:created>
  <dcterms:modified xsi:type="dcterms:W3CDTF">2018-03-14T02:33:00Z</dcterms:modified>
</cp:coreProperties>
</file>